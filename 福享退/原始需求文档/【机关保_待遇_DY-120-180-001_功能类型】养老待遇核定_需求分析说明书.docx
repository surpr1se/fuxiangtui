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1A14DA" w14:textId="00BC3973" w:rsidR="00553DD4" w:rsidRDefault="00A2412A">
      <w:pPr>
        <w:pStyle w:val="a5"/>
        <w:jc w:val="center"/>
        <w:textAlignment w:val="center"/>
        <w:rPr>
          <w:rFonts w:ascii="宋体" w:eastAsia="宋体" w:hAnsi="宋体"/>
          <w:b/>
          <w:sz w:val="36"/>
          <w:szCs w:val="36"/>
        </w:rPr>
      </w:pPr>
      <w:r>
        <w:rPr>
          <w:rFonts w:ascii="宋体" w:eastAsia="宋体" w:hAnsi="宋体" w:hint="eastAsia"/>
          <w:b/>
          <w:sz w:val="36"/>
          <w:szCs w:val="36"/>
        </w:rPr>
        <w:t>养老待遇核定</w:t>
      </w:r>
      <w:r w:rsidR="00015A43">
        <w:rPr>
          <w:rFonts w:ascii="宋体" w:eastAsia="宋体" w:hAnsi="宋体" w:hint="eastAsia"/>
          <w:b/>
          <w:sz w:val="36"/>
          <w:szCs w:val="36"/>
        </w:rPr>
        <w:t>需求说明书</w:t>
      </w:r>
    </w:p>
    <w:p w14:paraId="679EC31D" w14:textId="620D92C3" w:rsidR="00553DD4" w:rsidRDefault="00015A43">
      <w:pPr>
        <w:spacing w:line="360" w:lineRule="auto"/>
        <w:ind w:firstLine="500"/>
        <w:jc w:val="center"/>
        <w:rPr>
          <w:rFonts w:ascii="宋体" w:hAnsi="宋体"/>
          <w:bCs/>
          <w:sz w:val="36"/>
          <w:szCs w:val="36"/>
        </w:rPr>
      </w:pPr>
      <w:r>
        <w:rPr>
          <w:rFonts w:ascii="宋体" w:hAnsi="宋体" w:hint="eastAsia"/>
          <w:bCs/>
          <w:sz w:val="36"/>
          <w:szCs w:val="36"/>
        </w:rPr>
        <w:t>V</w:t>
      </w:r>
      <w:r>
        <w:rPr>
          <w:rFonts w:ascii="宋体" w:hAnsi="宋体"/>
          <w:bCs/>
          <w:sz w:val="36"/>
          <w:szCs w:val="36"/>
        </w:rPr>
        <w:t>1.</w:t>
      </w:r>
      <w:r w:rsidR="00BC4EF1">
        <w:rPr>
          <w:rFonts w:ascii="宋体" w:hAnsi="宋体"/>
          <w:bCs/>
          <w:sz w:val="36"/>
          <w:szCs w:val="36"/>
        </w:rPr>
        <w:t>2</w:t>
      </w:r>
    </w:p>
    <w:p w14:paraId="50B01A28" w14:textId="77777777" w:rsidR="00553DD4" w:rsidRDefault="00015A43">
      <w:pPr>
        <w:spacing w:line="360" w:lineRule="auto"/>
        <w:ind w:firstLineChars="176" w:firstLine="565"/>
        <w:jc w:val="center"/>
        <w:rPr>
          <w:rFonts w:ascii="宋体" w:hAnsi="宋体"/>
          <w:b/>
          <w:sz w:val="32"/>
          <w:szCs w:val="32"/>
        </w:rPr>
      </w:pPr>
      <w:r>
        <w:rPr>
          <w:rFonts w:ascii="宋体" w:hAnsi="宋体" w:hint="eastAsia"/>
          <w:b/>
          <w:sz w:val="32"/>
          <w:szCs w:val="32"/>
        </w:rPr>
        <w:t>文件更改摘要</w:t>
      </w:r>
    </w:p>
    <w:tbl>
      <w:tblPr>
        <w:tblStyle w:val="a6"/>
        <w:tblW w:w="0" w:type="auto"/>
        <w:tblLook w:val="04A0" w:firstRow="1" w:lastRow="0" w:firstColumn="1" w:lastColumn="0" w:noHBand="0" w:noVBand="1"/>
      </w:tblPr>
      <w:tblGrid>
        <w:gridCol w:w="1617"/>
        <w:gridCol w:w="1072"/>
        <w:gridCol w:w="2551"/>
        <w:gridCol w:w="992"/>
        <w:gridCol w:w="993"/>
        <w:gridCol w:w="1071"/>
      </w:tblGrid>
      <w:tr w:rsidR="00553DD4" w14:paraId="4770BD6F" w14:textId="77777777">
        <w:tc>
          <w:tcPr>
            <w:tcW w:w="1617" w:type="dxa"/>
          </w:tcPr>
          <w:p w14:paraId="0EE85C95" w14:textId="77777777" w:rsidR="00553DD4" w:rsidRDefault="00015A43">
            <w:pPr>
              <w:spacing w:line="360" w:lineRule="auto"/>
              <w:ind w:firstLineChars="100" w:firstLine="240"/>
              <w:jc w:val="center"/>
              <w:rPr>
                <w:rFonts w:ascii="宋体" w:hAnsi="宋体"/>
                <w:bCs/>
                <w:sz w:val="24"/>
                <w:szCs w:val="24"/>
              </w:rPr>
            </w:pPr>
            <w:r>
              <w:rPr>
                <w:rFonts w:ascii="宋体" w:hAnsi="宋体" w:hint="eastAsia"/>
                <w:bCs/>
                <w:sz w:val="24"/>
                <w:szCs w:val="24"/>
              </w:rPr>
              <w:t>日期</w:t>
            </w:r>
          </w:p>
        </w:tc>
        <w:tc>
          <w:tcPr>
            <w:tcW w:w="1072" w:type="dxa"/>
          </w:tcPr>
          <w:p w14:paraId="033470C3" w14:textId="77777777" w:rsidR="00553DD4" w:rsidRDefault="00015A43">
            <w:pPr>
              <w:spacing w:line="360" w:lineRule="auto"/>
              <w:jc w:val="center"/>
              <w:rPr>
                <w:rFonts w:ascii="宋体" w:hAnsi="宋体"/>
                <w:bCs/>
                <w:sz w:val="24"/>
                <w:szCs w:val="24"/>
              </w:rPr>
            </w:pPr>
            <w:r>
              <w:rPr>
                <w:rFonts w:ascii="宋体" w:hAnsi="宋体" w:hint="eastAsia"/>
                <w:bCs/>
                <w:sz w:val="24"/>
                <w:szCs w:val="24"/>
              </w:rPr>
              <w:t>版本号</w:t>
            </w:r>
          </w:p>
        </w:tc>
        <w:tc>
          <w:tcPr>
            <w:tcW w:w="2551" w:type="dxa"/>
          </w:tcPr>
          <w:p w14:paraId="0DD697E6" w14:textId="77777777" w:rsidR="00553DD4" w:rsidRDefault="00015A43">
            <w:pPr>
              <w:spacing w:line="360" w:lineRule="auto"/>
              <w:jc w:val="center"/>
              <w:rPr>
                <w:rFonts w:ascii="黑体" w:eastAsia="黑体" w:hAnsi="黑体"/>
                <w:sz w:val="24"/>
                <w:szCs w:val="24"/>
              </w:rPr>
            </w:pPr>
            <w:r>
              <w:rPr>
                <w:rFonts w:ascii="宋体" w:hAnsi="宋体" w:hint="eastAsia"/>
                <w:bCs/>
                <w:sz w:val="24"/>
                <w:szCs w:val="24"/>
              </w:rPr>
              <w:t>修订说明</w:t>
            </w:r>
          </w:p>
        </w:tc>
        <w:tc>
          <w:tcPr>
            <w:tcW w:w="992" w:type="dxa"/>
          </w:tcPr>
          <w:p w14:paraId="7C8E08BA" w14:textId="77777777" w:rsidR="00553DD4" w:rsidRDefault="00015A43">
            <w:pPr>
              <w:spacing w:line="360" w:lineRule="auto"/>
              <w:jc w:val="center"/>
              <w:rPr>
                <w:rFonts w:ascii="黑体" w:eastAsia="黑体" w:hAnsi="黑体"/>
                <w:sz w:val="24"/>
                <w:szCs w:val="24"/>
              </w:rPr>
            </w:pPr>
            <w:r>
              <w:rPr>
                <w:rFonts w:ascii="宋体" w:hAnsi="宋体" w:hint="eastAsia"/>
                <w:bCs/>
                <w:sz w:val="24"/>
                <w:szCs w:val="24"/>
              </w:rPr>
              <w:t>修订人</w:t>
            </w:r>
          </w:p>
        </w:tc>
        <w:tc>
          <w:tcPr>
            <w:tcW w:w="993" w:type="dxa"/>
          </w:tcPr>
          <w:p w14:paraId="6FF1C4EC" w14:textId="77777777" w:rsidR="00553DD4" w:rsidRDefault="00015A43">
            <w:pPr>
              <w:spacing w:line="360" w:lineRule="auto"/>
              <w:jc w:val="center"/>
              <w:rPr>
                <w:rFonts w:ascii="宋体" w:hAnsi="宋体"/>
                <w:bCs/>
                <w:sz w:val="24"/>
                <w:szCs w:val="24"/>
              </w:rPr>
            </w:pPr>
            <w:r>
              <w:rPr>
                <w:rFonts w:ascii="宋体" w:hAnsi="宋体" w:hint="eastAsia"/>
                <w:bCs/>
                <w:sz w:val="24"/>
                <w:szCs w:val="24"/>
              </w:rPr>
              <w:t>审核人</w:t>
            </w:r>
          </w:p>
        </w:tc>
        <w:tc>
          <w:tcPr>
            <w:tcW w:w="1071" w:type="dxa"/>
          </w:tcPr>
          <w:p w14:paraId="291C8D98" w14:textId="77777777" w:rsidR="00553DD4" w:rsidRDefault="00015A43">
            <w:pPr>
              <w:spacing w:line="360" w:lineRule="auto"/>
              <w:jc w:val="center"/>
              <w:rPr>
                <w:rFonts w:ascii="宋体" w:hAnsi="宋体"/>
                <w:bCs/>
                <w:sz w:val="24"/>
                <w:szCs w:val="24"/>
              </w:rPr>
            </w:pPr>
            <w:r>
              <w:rPr>
                <w:rFonts w:ascii="宋体" w:hAnsi="宋体" w:hint="eastAsia"/>
                <w:bCs/>
                <w:sz w:val="24"/>
                <w:szCs w:val="24"/>
              </w:rPr>
              <w:t>审批人</w:t>
            </w:r>
          </w:p>
        </w:tc>
      </w:tr>
      <w:tr w:rsidR="00553DD4" w14:paraId="7698A902" w14:textId="77777777">
        <w:tc>
          <w:tcPr>
            <w:tcW w:w="1617" w:type="dxa"/>
          </w:tcPr>
          <w:p w14:paraId="4B203486" w14:textId="77777777" w:rsidR="00553DD4" w:rsidRDefault="00015A43">
            <w:pPr>
              <w:pStyle w:val="a5"/>
              <w:jc w:val="center"/>
              <w:textAlignment w:val="center"/>
              <w:rPr>
                <w:rFonts w:ascii="宋体" w:eastAsia="宋体" w:hAnsi="宋体"/>
                <w:sz w:val="24"/>
                <w:szCs w:val="24"/>
              </w:rPr>
            </w:pPr>
            <w:r>
              <w:rPr>
                <w:rFonts w:ascii="宋体" w:eastAsia="宋体" w:hAnsi="宋体" w:hint="eastAsia"/>
                <w:sz w:val="24"/>
                <w:szCs w:val="24"/>
              </w:rPr>
              <w:t>2</w:t>
            </w:r>
            <w:r>
              <w:rPr>
                <w:rFonts w:ascii="宋体" w:eastAsia="宋体" w:hAnsi="宋体"/>
                <w:sz w:val="24"/>
                <w:szCs w:val="24"/>
              </w:rPr>
              <w:t>02</w:t>
            </w:r>
            <w:r>
              <w:rPr>
                <w:rFonts w:ascii="宋体" w:eastAsia="宋体" w:hAnsi="宋体" w:hint="eastAsia"/>
                <w:sz w:val="24"/>
                <w:szCs w:val="24"/>
              </w:rPr>
              <w:t>4.1.14</w:t>
            </w:r>
          </w:p>
        </w:tc>
        <w:tc>
          <w:tcPr>
            <w:tcW w:w="1072" w:type="dxa"/>
          </w:tcPr>
          <w:p w14:paraId="2D8BD36B" w14:textId="77777777" w:rsidR="00553DD4" w:rsidRDefault="00015A43">
            <w:pPr>
              <w:pStyle w:val="a5"/>
              <w:jc w:val="center"/>
              <w:textAlignment w:val="center"/>
              <w:rPr>
                <w:rFonts w:ascii="宋体" w:eastAsia="宋体" w:hAnsi="宋体"/>
                <w:sz w:val="24"/>
                <w:szCs w:val="24"/>
              </w:rPr>
            </w:pPr>
            <w:r>
              <w:rPr>
                <w:rFonts w:ascii="宋体" w:eastAsia="宋体" w:hAnsi="宋体" w:hint="eastAsia"/>
                <w:sz w:val="24"/>
                <w:szCs w:val="24"/>
              </w:rPr>
              <w:t>V</w:t>
            </w:r>
            <w:r>
              <w:rPr>
                <w:rFonts w:ascii="宋体" w:eastAsia="宋体" w:hAnsi="宋体"/>
                <w:sz w:val="24"/>
                <w:szCs w:val="24"/>
              </w:rPr>
              <w:t>1.1</w:t>
            </w:r>
          </w:p>
        </w:tc>
        <w:tc>
          <w:tcPr>
            <w:tcW w:w="2551" w:type="dxa"/>
          </w:tcPr>
          <w:p w14:paraId="683A886F" w14:textId="77777777" w:rsidR="00553DD4" w:rsidRDefault="00015A43">
            <w:pPr>
              <w:pStyle w:val="a5"/>
              <w:jc w:val="center"/>
              <w:textAlignment w:val="center"/>
              <w:rPr>
                <w:rFonts w:ascii="宋体" w:eastAsia="宋体" w:hAnsi="宋体"/>
                <w:sz w:val="24"/>
                <w:szCs w:val="24"/>
              </w:rPr>
            </w:pPr>
            <w:r>
              <w:rPr>
                <w:rFonts w:ascii="宋体" w:eastAsia="宋体" w:hAnsi="宋体" w:hint="eastAsia"/>
                <w:sz w:val="24"/>
                <w:szCs w:val="24"/>
              </w:rPr>
              <w:t>需求编写</w:t>
            </w:r>
          </w:p>
        </w:tc>
        <w:tc>
          <w:tcPr>
            <w:tcW w:w="992" w:type="dxa"/>
          </w:tcPr>
          <w:p w14:paraId="2890FEFD" w14:textId="77777777" w:rsidR="00553DD4" w:rsidRDefault="00015A43">
            <w:pPr>
              <w:pStyle w:val="a5"/>
              <w:jc w:val="center"/>
              <w:textAlignment w:val="center"/>
              <w:rPr>
                <w:rFonts w:ascii="宋体" w:eastAsia="宋体" w:hAnsi="宋体"/>
                <w:sz w:val="24"/>
                <w:szCs w:val="24"/>
              </w:rPr>
            </w:pPr>
            <w:r>
              <w:rPr>
                <w:rFonts w:ascii="宋体" w:eastAsia="宋体" w:hAnsi="宋体" w:hint="eastAsia"/>
                <w:sz w:val="24"/>
                <w:szCs w:val="24"/>
              </w:rPr>
              <w:t>朱国栋</w:t>
            </w:r>
          </w:p>
        </w:tc>
        <w:tc>
          <w:tcPr>
            <w:tcW w:w="993" w:type="dxa"/>
          </w:tcPr>
          <w:p w14:paraId="5D9302A1" w14:textId="77777777" w:rsidR="00553DD4" w:rsidRDefault="00553DD4">
            <w:pPr>
              <w:pStyle w:val="a5"/>
              <w:jc w:val="center"/>
              <w:textAlignment w:val="center"/>
              <w:rPr>
                <w:rFonts w:ascii="宋体" w:eastAsia="宋体" w:hAnsi="宋体"/>
                <w:sz w:val="24"/>
                <w:szCs w:val="24"/>
              </w:rPr>
            </w:pPr>
          </w:p>
        </w:tc>
        <w:tc>
          <w:tcPr>
            <w:tcW w:w="1071" w:type="dxa"/>
          </w:tcPr>
          <w:p w14:paraId="6BD8C8B5" w14:textId="77777777" w:rsidR="00553DD4" w:rsidRDefault="00553DD4">
            <w:pPr>
              <w:pStyle w:val="a5"/>
              <w:jc w:val="center"/>
              <w:textAlignment w:val="center"/>
              <w:rPr>
                <w:rFonts w:ascii="宋体" w:eastAsia="宋体" w:hAnsi="宋体"/>
                <w:sz w:val="24"/>
                <w:szCs w:val="24"/>
              </w:rPr>
            </w:pPr>
          </w:p>
        </w:tc>
      </w:tr>
      <w:tr w:rsidR="00553DD4" w14:paraId="17F2F97B" w14:textId="77777777">
        <w:tc>
          <w:tcPr>
            <w:tcW w:w="1617" w:type="dxa"/>
          </w:tcPr>
          <w:p w14:paraId="5998A93C" w14:textId="5CA038BB" w:rsidR="00553DD4" w:rsidRDefault="00BC4EF1">
            <w:pPr>
              <w:pStyle w:val="a5"/>
              <w:jc w:val="center"/>
              <w:textAlignment w:val="center"/>
              <w:rPr>
                <w:rFonts w:ascii="宋体" w:eastAsia="宋体" w:hAnsi="宋体"/>
                <w:sz w:val="28"/>
                <w:szCs w:val="28"/>
              </w:rPr>
            </w:pPr>
            <w:r>
              <w:rPr>
                <w:rFonts w:ascii="宋体" w:eastAsia="宋体" w:hAnsi="宋体"/>
                <w:sz w:val="28"/>
                <w:szCs w:val="28"/>
              </w:rPr>
              <w:t>2024年5月18日</w:t>
            </w:r>
          </w:p>
        </w:tc>
        <w:tc>
          <w:tcPr>
            <w:tcW w:w="1072" w:type="dxa"/>
          </w:tcPr>
          <w:p w14:paraId="50A15835" w14:textId="5B8F3761" w:rsidR="00553DD4" w:rsidRDefault="00BC4EF1">
            <w:pPr>
              <w:pStyle w:val="a5"/>
              <w:jc w:val="center"/>
              <w:textAlignment w:val="center"/>
              <w:rPr>
                <w:rFonts w:ascii="宋体" w:eastAsia="宋体" w:hAnsi="宋体"/>
                <w:sz w:val="28"/>
                <w:szCs w:val="28"/>
              </w:rPr>
            </w:pPr>
            <w:r>
              <w:rPr>
                <w:rFonts w:ascii="宋体" w:eastAsia="宋体" w:hAnsi="宋体" w:hint="eastAsia"/>
                <w:sz w:val="28"/>
                <w:szCs w:val="28"/>
              </w:rPr>
              <w:t>1</w:t>
            </w:r>
            <w:r>
              <w:rPr>
                <w:rFonts w:ascii="宋体" w:eastAsia="宋体" w:hAnsi="宋体"/>
                <w:sz w:val="28"/>
                <w:szCs w:val="28"/>
              </w:rPr>
              <w:t>.2</w:t>
            </w:r>
          </w:p>
        </w:tc>
        <w:tc>
          <w:tcPr>
            <w:tcW w:w="2551" w:type="dxa"/>
          </w:tcPr>
          <w:p w14:paraId="58C1DB4B" w14:textId="52EC94DE" w:rsidR="00553DD4" w:rsidRDefault="00BC4EF1">
            <w:pPr>
              <w:pStyle w:val="a5"/>
              <w:jc w:val="center"/>
              <w:textAlignment w:val="center"/>
              <w:rPr>
                <w:rFonts w:ascii="宋体" w:eastAsia="宋体" w:hAnsi="宋体"/>
                <w:sz w:val="28"/>
                <w:szCs w:val="28"/>
              </w:rPr>
            </w:pPr>
            <w:r>
              <w:rPr>
                <w:rFonts w:ascii="宋体" w:eastAsia="宋体" w:hAnsi="宋体"/>
                <w:sz w:val="28"/>
                <w:szCs w:val="28"/>
              </w:rPr>
              <w:t>添加数据库处理逻辑</w:t>
            </w:r>
          </w:p>
        </w:tc>
        <w:tc>
          <w:tcPr>
            <w:tcW w:w="992" w:type="dxa"/>
          </w:tcPr>
          <w:p w14:paraId="2006B79F" w14:textId="5917DC7E" w:rsidR="00553DD4" w:rsidRDefault="00BC4EF1">
            <w:pPr>
              <w:pStyle w:val="a5"/>
              <w:jc w:val="center"/>
              <w:textAlignment w:val="center"/>
              <w:rPr>
                <w:rFonts w:ascii="宋体" w:eastAsia="宋体" w:hAnsi="宋体"/>
                <w:sz w:val="28"/>
                <w:szCs w:val="28"/>
              </w:rPr>
            </w:pPr>
            <w:r>
              <w:rPr>
                <w:rFonts w:ascii="宋体" w:eastAsia="宋体" w:hAnsi="宋体"/>
                <w:sz w:val="28"/>
                <w:szCs w:val="28"/>
              </w:rPr>
              <w:t>石栋</w:t>
            </w:r>
          </w:p>
        </w:tc>
        <w:tc>
          <w:tcPr>
            <w:tcW w:w="993" w:type="dxa"/>
          </w:tcPr>
          <w:p w14:paraId="3CBF0D67" w14:textId="77777777" w:rsidR="00553DD4" w:rsidRDefault="00553DD4">
            <w:pPr>
              <w:pStyle w:val="a5"/>
              <w:jc w:val="center"/>
              <w:textAlignment w:val="center"/>
              <w:rPr>
                <w:rFonts w:ascii="宋体" w:eastAsia="宋体" w:hAnsi="宋体"/>
                <w:sz w:val="28"/>
                <w:szCs w:val="28"/>
              </w:rPr>
            </w:pPr>
          </w:p>
        </w:tc>
        <w:tc>
          <w:tcPr>
            <w:tcW w:w="1071" w:type="dxa"/>
          </w:tcPr>
          <w:p w14:paraId="0871FC91" w14:textId="77777777" w:rsidR="00553DD4" w:rsidRDefault="00553DD4">
            <w:pPr>
              <w:pStyle w:val="a5"/>
              <w:jc w:val="center"/>
              <w:textAlignment w:val="center"/>
              <w:rPr>
                <w:rFonts w:ascii="宋体" w:eastAsia="宋体" w:hAnsi="宋体"/>
                <w:sz w:val="28"/>
                <w:szCs w:val="28"/>
              </w:rPr>
            </w:pPr>
          </w:p>
        </w:tc>
      </w:tr>
      <w:tr w:rsidR="00553DD4" w14:paraId="7B03A74B" w14:textId="77777777">
        <w:tc>
          <w:tcPr>
            <w:tcW w:w="1617" w:type="dxa"/>
          </w:tcPr>
          <w:p w14:paraId="5F599D01" w14:textId="77777777" w:rsidR="00553DD4" w:rsidRDefault="00553DD4">
            <w:pPr>
              <w:pStyle w:val="a5"/>
              <w:jc w:val="center"/>
              <w:textAlignment w:val="center"/>
              <w:rPr>
                <w:rFonts w:ascii="宋体" w:eastAsia="宋体" w:hAnsi="宋体"/>
                <w:sz w:val="28"/>
                <w:szCs w:val="28"/>
              </w:rPr>
            </w:pPr>
          </w:p>
        </w:tc>
        <w:tc>
          <w:tcPr>
            <w:tcW w:w="1072" w:type="dxa"/>
          </w:tcPr>
          <w:p w14:paraId="0BE9077C" w14:textId="77777777" w:rsidR="00553DD4" w:rsidRDefault="00553DD4">
            <w:pPr>
              <w:pStyle w:val="a5"/>
              <w:jc w:val="center"/>
              <w:textAlignment w:val="center"/>
              <w:rPr>
                <w:rFonts w:ascii="宋体" w:eastAsia="宋体" w:hAnsi="宋体"/>
                <w:sz w:val="28"/>
                <w:szCs w:val="28"/>
              </w:rPr>
            </w:pPr>
          </w:p>
        </w:tc>
        <w:tc>
          <w:tcPr>
            <w:tcW w:w="2551" w:type="dxa"/>
          </w:tcPr>
          <w:p w14:paraId="05D0C48A" w14:textId="77777777" w:rsidR="00553DD4" w:rsidRDefault="00553DD4">
            <w:pPr>
              <w:pStyle w:val="a5"/>
              <w:jc w:val="center"/>
              <w:textAlignment w:val="center"/>
              <w:rPr>
                <w:rFonts w:ascii="宋体" w:eastAsia="宋体" w:hAnsi="宋体"/>
                <w:sz w:val="28"/>
                <w:szCs w:val="28"/>
              </w:rPr>
            </w:pPr>
          </w:p>
        </w:tc>
        <w:tc>
          <w:tcPr>
            <w:tcW w:w="992" w:type="dxa"/>
          </w:tcPr>
          <w:p w14:paraId="3510A738" w14:textId="77777777" w:rsidR="00553DD4" w:rsidRDefault="00553DD4">
            <w:pPr>
              <w:pStyle w:val="a5"/>
              <w:jc w:val="center"/>
              <w:textAlignment w:val="center"/>
              <w:rPr>
                <w:rFonts w:ascii="宋体" w:eastAsia="宋体" w:hAnsi="宋体"/>
                <w:sz w:val="28"/>
                <w:szCs w:val="28"/>
              </w:rPr>
            </w:pPr>
          </w:p>
        </w:tc>
        <w:tc>
          <w:tcPr>
            <w:tcW w:w="993" w:type="dxa"/>
          </w:tcPr>
          <w:p w14:paraId="5AEBD4F3" w14:textId="77777777" w:rsidR="00553DD4" w:rsidRDefault="00553DD4">
            <w:pPr>
              <w:pStyle w:val="a5"/>
              <w:jc w:val="center"/>
              <w:textAlignment w:val="center"/>
              <w:rPr>
                <w:rFonts w:ascii="宋体" w:eastAsia="宋体" w:hAnsi="宋体"/>
                <w:sz w:val="28"/>
                <w:szCs w:val="28"/>
              </w:rPr>
            </w:pPr>
          </w:p>
        </w:tc>
        <w:tc>
          <w:tcPr>
            <w:tcW w:w="1071" w:type="dxa"/>
          </w:tcPr>
          <w:p w14:paraId="245564AB" w14:textId="77777777" w:rsidR="00553DD4" w:rsidRDefault="00553DD4">
            <w:pPr>
              <w:pStyle w:val="a5"/>
              <w:jc w:val="center"/>
              <w:textAlignment w:val="center"/>
              <w:rPr>
                <w:rFonts w:ascii="宋体" w:eastAsia="宋体" w:hAnsi="宋体"/>
                <w:sz w:val="28"/>
                <w:szCs w:val="28"/>
              </w:rPr>
            </w:pPr>
          </w:p>
        </w:tc>
      </w:tr>
      <w:tr w:rsidR="00553DD4" w14:paraId="4A9B967B" w14:textId="77777777">
        <w:tc>
          <w:tcPr>
            <w:tcW w:w="1617" w:type="dxa"/>
          </w:tcPr>
          <w:p w14:paraId="5635EAC5" w14:textId="77777777" w:rsidR="00553DD4" w:rsidRDefault="00553DD4">
            <w:pPr>
              <w:pStyle w:val="a5"/>
              <w:jc w:val="center"/>
              <w:textAlignment w:val="center"/>
              <w:rPr>
                <w:rFonts w:ascii="宋体" w:eastAsia="宋体" w:hAnsi="宋体"/>
                <w:sz w:val="28"/>
                <w:szCs w:val="28"/>
              </w:rPr>
            </w:pPr>
          </w:p>
        </w:tc>
        <w:tc>
          <w:tcPr>
            <w:tcW w:w="1072" w:type="dxa"/>
          </w:tcPr>
          <w:p w14:paraId="6D7C7196" w14:textId="77777777" w:rsidR="00553DD4" w:rsidRDefault="00553DD4">
            <w:pPr>
              <w:pStyle w:val="a5"/>
              <w:jc w:val="center"/>
              <w:textAlignment w:val="center"/>
              <w:rPr>
                <w:rFonts w:ascii="宋体" w:eastAsia="宋体" w:hAnsi="宋体"/>
                <w:sz w:val="28"/>
                <w:szCs w:val="28"/>
              </w:rPr>
            </w:pPr>
          </w:p>
        </w:tc>
        <w:tc>
          <w:tcPr>
            <w:tcW w:w="2551" w:type="dxa"/>
          </w:tcPr>
          <w:p w14:paraId="5A1E8884" w14:textId="77777777" w:rsidR="00553DD4" w:rsidRDefault="00553DD4">
            <w:pPr>
              <w:pStyle w:val="a5"/>
              <w:jc w:val="center"/>
              <w:textAlignment w:val="center"/>
              <w:rPr>
                <w:rFonts w:ascii="宋体" w:eastAsia="宋体" w:hAnsi="宋体"/>
                <w:sz w:val="28"/>
                <w:szCs w:val="28"/>
              </w:rPr>
            </w:pPr>
          </w:p>
        </w:tc>
        <w:tc>
          <w:tcPr>
            <w:tcW w:w="992" w:type="dxa"/>
          </w:tcPr>
          <w:p w14:paraId="60682810" w14:textId="77777777" w:rsidR="00553DD4" w:rsidRDefault="00553DD4">
            <w:pPr>
              <w:pStyle w:val="a5"/>
              <w:jc w:val="center"/>
              <w:textAlignment w:val="center"/>
              <w:rPr>
                <w:rFonts w:ascii="宋体" w:eastAsia="宋体" w:hAnsi="宋体"/>
                <w:sz w:val="28"/>
                <w:szCs w:val="28"/>
              </w:rPr>
            </w:pPr>
          </w:p>
        </w:tc>
        <w:tc>
          <w:tcPr>
            <w:tcW w:w="993" w:type="dxa"/>
          </w:tcPr>
          <w:p w14:paraId="16D5CE2C" w14:textId="77777777" w:rsidR="00553DD4" w:rsidRDefault="00553DD4">
            <w:pPr>
              <w:pStyle w:val="a5"/>
              <w:jc w:val="center"/>
              <w:textAlignment w:val="center"/>
              <w:rPr>
                <w:rFonts w:ascii="宋体" w:eastAsia="宋体" w:hAnsi="宋体"/>
                <w:sz w:val="28"/>
                <w:szCs w:val="28"/>
              </w:rPr>
            </w:pPr>
          </w:p>
        </w:tc>
        <w:tc>
          <w:tcPr>
            <w:tcW w:w="1071" w:type="dxa"/>
          </w:tcPr>
          <w:p w14:paraId="23533817" w14:textId="77777777" w:rsidR="00553DD4" w:rsidRDefault="00553DD4">
            <w:pPr>
              <w:pStyle w:val="a5"/>
              <w:jc w:val="center"/>
              <w:textAlignment w:val="center"/>
              <w:rPr>
                <w:rFonts w:ascii="宋体" w:eastAsia="宋体" w:hAnsi="宋体"/>
                <w:sz w:val="28"/>
                <w:szCs w:val="28"/>
              </w:rPr>
            </w:pPr>
          </w:p>
        </w:tc>
      </w:tr>
      <w:tr w:rsidR="00307E9E" w14:paraId="6BA59E87" w14:textId="77777777">
        <w:tc>
          <w:tcPr>
            <w:tcW w:w="1617" w:type="dxa"/>
          </w:tcPr>
          <w:p w14:paraId="1A1D89BC" w14:textId="77777777" w:rsidR="00307E9E" w:rsidRDefault="00307E9E">
            <w:pPr>
              <w:pStyle w:val="a5"/>
              <w:jc w:val="center"/>
              <w:textAlignment w:val="center"/>
              <w:rPr>
                <w:rFonts w:ascii="宋体" w:eastAsia="宋体" w:hAnsi="宋体"/>
                <w:sz w:val="28"/>
                <w:szCs w:val="28"/>
              </w:rPr>
            </w:pPr>
          </w:p>
        </w:tc>
        <w:tc>
          <w:tcPr>
            <w:tcW w:w="1072" w:type="dxa"/>
          </w:tcPr>
          <w:p w14:paraId="7A399F26" w14:textId="77777777" w:rsidR="00307E9E" w:rsidRDefault="00307E9E">
            <w:pPr>
              <w:pStyle w:val="a5"/>
              <w:jc w:val="center"/>
              <w:textAlignment w:val="center"/>
              <w:rPr>
                <w:rFonts w:ascii="宋体" w:eastAsia="宋体" w:hAnsi="宋体"/>
                <w:sz w:val="28"/>
                <w:szCs w:val="28"/>
              </w:rPr>
            </w:pPr>
          </w:p>
        </w:tc>
        <w:tc>
          <w:tcPr>
            <w:tcW w:w="2551" w:type="dxa"/>
          </w:tcPr>
          <w:p w14:paraId="0F9B7B4E" w14:textId="77777777" w:rsidR="00307E9E" w:rsidRDefault="00307E9E">
            <w:pPr>
              <w:pStyle w:val="a5"/>
              <w:jc w:val="center"/>
              <w:textAlignment w:val="center"/>
              <w:rPr>
                <w:rFonts w:ascii="宋体" w:eastAsia="宋体" w:hAnsi="宋体"/>
                <w:sz w:val="28"/>
                <w:szCs w:val="28"/>
              </w:rPr>
            </w:pPr>
          </w:p>
        </w:tc>
        <w:tc>
          <w:tcPr>
            <w:tcW w:w="992" w:type="dxa"/>
          </w:tcPr>
          <w:p w14:paraId="5AD6149C" w14:textId="77777777" w:rsidR="00307E9E" w:rsidRDefault="00307E9E">
            <w:pPr>
              <w:pStyle w:val="a5"/>
              <w:jc w:val="center"/>
              <w:textAlignment w:val="center"/>
              <w:rPr>
                <w:rFonts w:ascii="宋体" w:eastAsia="宋体" w:hAnsi="宋体"/>
                <w:sz w:val="28"/>
                <w:szCs w:val="28"/>
              </w:rPr>
            </w:pPr>
          </w:p>
        </w:tc>
        <w:tc>
          <w:tcPr>
            <w:tcW w:w="993" w:type="dxa"/>
          </w:tcPr>
          <w:p w14:paraId="61E18421" w14:textId="77777777" w:rsidR="00307E9E" w:rsidRDefault="00307E9E">
            <w:pPr>
              <w:pStyle w:val="a5"/>
              <w:jc w:val="center"/>
              <w:textAlignment w:val="center"/>
              <w:rPr>
                <w:rFonts w:ascii="宋体" w:eastAsia="宋体" w:hAnsi="宋体"/>
                <w:sz w:val="28"/>
                <w:szCs w:val="28"/>
              </w:rPr>
            </w:pPr>
          </w:p>
        </w:tc>
        <w:tc>
          <w:tcPr>
            <w:tcW w:w="1071" w:type="dxa"/>
          </w:tcPr>
          <w:p w14:paraId="2396CF90" w14:textId="77777777" w:rsidR="00307E9E" w:rsidRDefault="00307E9E">
            <w:pPr>
              <w:pStyle w:val="a5"/>
              <w:jc w:val="center"/>
              <w:textAlignment w:val="center"/>
              <w:rPr>
                <w:rFonts w:ascii="宋体" w:eastAsia="宋体" w:hAnsi="宋体"/>
                <w:sz w:val="28"/>
                <w:szCs w:val="28"/>
              </w:rPr>
            </w:pPr>
          </w:p>
        </w:tc>
      </w:tr>
      <w:tr w:rsidR="00307E9E" w14:paraId="501A6D72" w14:textId="77777777">
        <w:tc>
          <w:tcPr>
            <w:tcW w:w="1617" w:type="dxa"/>
          </w:tcPr>
          <w:p w14:paraId="773CFF76" w14:textId="77777777" w:rsidR="00307E9E" w:rsidRDefault="00307E9E">
            <w:pPr>
              <w:pStyle w:val="a5"/>
              <w:jc w:val="center"/>
              <w:textAlignment w:val="center"/>
              <w:rPr>
                <w:rFonts w:ascii="宋体" w:eastAsia="宋体" w:hAnsi="宋体"/>
                <w:sz w:val="28"/>
                <w:szCs w:val="28"/>
              </w:rPr>
            </w:pPr>
          </w:p>
        </w:tc>
        <w:tc>
          <w:tcPr>
            <w:tcW w:w="1072" w:type="dxa"/>
          </w:tcPr>
          <w:p w14:paraId="7A21536A" w14:textId="77777777" w:rsidR="00307E9E" w:rsidRDefault="00307E9E">
            <w:pPr>
              <w:pStyle w:val="a5"/>
              <w:jc w:val="center"/>
              <w:textAlignment w:val="center"/>
              <w:rPr>
                <w:rFonts w:ascii="宋体" w:eastAsia="宋体" w:hAnsi="宋体"/>
                <w:sz w:val="28"/>
                <w:szCs w:val="28"/>
              </w:rPr>
            </w:pPr>
          </w:p>
        </w:tc>
        <w:tc>
          <w:tcPr>
            <w:tcW w:w="2551" w:type="dxa"/>
          </w:tcPr>
          <w:p w14:paraId="6B8A0BF5" w14:textId="77777777" w:rsidR="00307E9E" w:rsidRDefault="00307E9E">
            <w:pPr>
              <w:pStyle w:val="a5"/>
              <w:jc w:val="center"/>
              <w:textAlignment w:val="center"/>
              <w:rPr>
                <w:rFonts w:ascii="宋体" w:eastAsia="宋体" w:hAnsi="宋体"/>
                <w:sz w:val="28"/>
                <w:szCs w:val="28"/>
              </w:rPr>
            </w:pPr>
          </w:p>
        </w:tc>
        <w:tc>
          <w:tcPr>
            <w:tcW w:w="992" w:type="dxa"/>
          </w:tcPr>
          <w:p w14:paraId="29F998FC" w14:textId="77777777" w:rsidR="00307E9E" w:rsidRDefault="00307E9E">
            <w:pPr>
              <w:pStyle w:val="a5"/>
              <w:jc w:val="center"/>
              <w:textAlignment w:val="center"/>
              <w:rPr>
                <w:rFonts w:ascii="宋体" w:eastAsia="宋体" w:hAnsi="宋体"/>
                <w:sz w:val="28"/>
                <w:szCs w:val="28"/>
              </w:rPr>
            </w:pPr>
          </w:p>
        </w:tc>
        <w:tc>
          <w:tcPr>
            <w:tcW w:w="993" w:type="dxa"/>
          </w:tcPr>
          <w:p w14:paraId="676ED370" w14:textId="77777777" w:rsidR="00307E9E" w:rsidRDefault="00307E9E">
            <w:pPr>
              <w:pStyle w:val="a5"/>
              <w:jc w:val="center"/>
              <w:textAlignment w:val="center"/>
              <w:rPr>
                <w:rFonts w:ascii="宋体" w:eastAsia="宋体" w:hAnsi="宋体"/>
                <w:sz w:val="28"/>
                <w:szCs w:val="28"/>
              </w:rPr>
            </w:pPr>
          </w:p>
        </w:tc>
        <w:tc>
          <w:tcPr>
            <w:tcW w:w="1071" w:type="dxa"/>
          </w:tcPr>
          <w:p w14:paraId="21B24C00" w14:textId="77777777" w:rsidR="00307E9E" w:rsidRDefault="00307E9E">
            <w:pPr>
              <w:pStyle w:val="a5"/>
              <w:jc w:val="center"/>
              <w:textAlignment w:val="center"/>
              <w:rPr>
                <w:rFonts w:ascii="宋体" w:eastAsia="宋体" w:hAnsi="宋体"/>
                <w:sz w:val="28"/>
                <w:szCs w:val="28"/>
              </w:rPr>
            </w:pPr>
          </w:p>
        </w:tc>
      </w:tr>
      <w:tr w:rsidR="00307E9E" w14:paraId="3B8CA344" w14:textId="77777777" w:rsidTr="001178A7">
        <w:tc>
          <w:tcPr>
            <w:tcW w:w="1617" w:type="dxa"/>
          </w:tcPr>
          <w:p w14:paraId="62D42CBE" w14:textId="02199634" w:rsidR="00307E9E" w:rsidRDefault="00307E9E" w:rsidP="00307E9E">
            <w:pPr>
              <w:pStyle w:val="a5"/>
              <w:jc w:val="center"/>
              <w:textAlignment w:val="center"/>
              <w:rPr>
                <w:rFonts w:ascii="宋体" w:eastAsia="宋体" w:hAnsi="宋体"/>
                <w:sz w:val="28"/>
                <w:szCs w:val="28"/>
              </w:rPr>
            </w:pPr>
            <w:r>
              <w:rPr>
                <w:rFonts w:ascii="宋体" w:eastAsia="宋体" w:hAnsi="宋体"/>
                <w:sz w:val="28"/>
                <w:szCs w:val="28"/>
              </w:rPr>
              <w:t>问题</w:t>
            </w:r>
          </w:p>
        </w:tc>
        <w:tc>
          <w:tcPr>
            <w:tcW w:w="4615" w:type="dxa"/>
            <w:gridSpan w:val="3"/>
          </w:tcPr>
          <w:p w14:paraId="538F3655" w14:textId="76E5864A" w:rsidR="00307E9E" w:rsidRDefault="00307E9E" w:rsidP="008B61E6">
            <w:pPr>
              <w:pStyle w:val="a5"/>
              <w:textAlignment w:val="center"/>
              <w:rPr>
                <w:rFonts w:ascii="宋体" w:eastAsia="宋体" w:hAnsi="宋体"/>
                <w:sz w:val="28"/>
                <w:szCs w:val="28"/>
              </w:rPr>
            </w:pPr>
            <w:r w:rsidRPr="00307E9E">
              <w:rPr>
                <w:rFonts w:ascii="宋体" w:eastAsia="宋体" w:hAnsi="宋体" w:hint="eastAsia"/>
                <w:sz w:val="28"/>
                <w:szCs w:val="28"/>
              </w:rPr>
              <w:t>待遇重核，是否直接做</w:t>
            </w:r>
            <w:r w:rsidRPr="00307E9E">
              <w:rPr>
                <w:rFonts w:ascii="宋体" w:eastAsia="宋体" w:hAnsi="宋体"/>
                <w:sz w:val="28"/>
                <w:szCs w:val="28"/>
              </w:rPr>
              <w:t xml:space="preserve"> 中断缴费 传到税务，回退，自动 传 恢复缴费 到税务？</w:t>
            </w:r>
          </w:p>
        </w:tc>
        <w:tc>
          <w:tcPr>
            <w:tcW w:w="993" w:type="dxa"/>
          </w:tcPr>
          <w:p w14:paraId="38243F19" w14:textId="77777777" w:rsidR="00307E9E" w:rsidRDefault="00307E9E" w:rsidP="00307E9E">
            <w:pPr>
              <w:pStyle w:val="a5"/>
              <w:jc w:val="center"/>
              <w:textAlignment w:val="center"/>
              <w:rPr>
                <w:rFonts w:ascii="宋体" w:eastAsia="宋体" w:hAnsi="宋体"/>
                <w:sz w:val="28"/>
                <w:szCs w:val="28"/>
              </w:rPr>
            </w:pPr>
          </w:p>
        </w:tc>
        <w:tc>
          <w:tcPr>
            <w:tcW w:w="1071" w:type="dxa"/>
          </w:tcPr>
          <w:p w14:paraId="61956691" w14:textId="77777777" w:rsidR="00307E9E" w:rsidRDefault="00307E9E" w:rsidP="00307E9E">
            <w:pPr>
              <w:pStyle w:val="a5"/>
              <w:jc w:val="center"/>
              <w:textAlignment w:val="center"/>
              <w:rPr>
                <w:rFonts w:ascii="宋体" w:eastAsia="宋体" w:hAnsi="宋体"/>
                <w:sz w:val="28"/>
                <w:szCs w:val="28"/>
              </w:rPr>
            </w:pPr>
          </w:p>
        </w:tc>
      </w:tr>
      <w:tr w:rsidR="00307E9E" w14:paraId="271DDC55" w14:textId="77777777" w:rsidTr="001178A7">
        <w:tc>
          <w:tcPr>
            <w:tcW w:w="1617" w:type="dxa"/>
          </w:tcPr>
          <w:p w14:paraId="1ECB869A" w14:textId="77777777" w:rsidR="00307E9E" w:rsidRDefault="00307E9E" w:rsidP="00307E9E">
            <w:pPr>
              <w:pStyle w:val="a5"/>
              <w:jc w:val="center"/>
              <w:textAlignment w:val="center"/>
              <w:rPr>
                <w:rFonts w:ascii="宋体" w:eastAsia="宋体" w:hAnsi="宋体"/>
                <w:sz w:val="28"/>
                <w:szCs w:val="28"/>
              </w:rPr>
            </w:pPr>
          </w:p>
        </w:tc>
        <w:tc>
          <w:tcPr>
            <w:tcW w:w="4615" w:type="dxa"/>
            <w:gridSpan w:val="3"/>
          </w:tcPr>
          <w:p w14:paraId="00F77341" w14:textId="4F4A593B" w:rsidR="00307E9E" w:rsidRPr="00307E9E" w:rsidRDefault="008B61E6" w:rsidP="008B61E6">
            <w:pPr>
              <w:pStyle w:val="a5"/>
              <w:tabs>
                <w:tab w:val="left" w:pos="1421"/>
              </w:tabs>
              <w:textAlignment w:val="center"/>
              <w:rPr>
                <w:rFonts w:ascii="宋体" w:eastAsia="宋体" w:hAnsi="宋体"/>
                <w:sz w:val="28"/>
                <w:szCs w:val="28"/>
              </w:rPr>
            </w:pPr>
            <w:r w:rsidRPr="008B61E6">
              <w:rPr>
                <w:rFonts w:ascii="宋体" w:eastAsia="宋体" w:hAnsi="宋体"/>
                <w:sz w:val="28"/>
                <w:szCs w:val="28"/>
              </w:rPr>
              <w:t>3.该人员的离退休状态不为退休状态，请先去经办在职转退休业务后再来进行待遇审核！</w:t>
            </w:r>
            <w:r w:rsidRPr="008B61E6">
              <w:rPr>
                <w:rFonts w:ascii="宋体" w:eastAsia="宋体" w:hAnsi="宋体"/>
                <w:color w:val="FF0000"/>
                <w:sz w:val="28"/>
                <w:szCs w:val="28"/>
              </w:rPr>
              <w:t>（在职转退休是否需要？）</w:t>
            </w:r>
          </w:p>
        </w:tc>
        <w:tc>
          <w:tcPr>
            <w:tcW w:w="993" w:type="dxa"/>
          </w:tcPr>
          <w:p w14:paraId="300D25A8" w14:textId="77777777" w:rsidR="00307E9E" w:rsidRDefault="00307E9E" w:rsidP="00307E9E">
            <w:pPr>
              <w:pStyle w:val="a5"/>
              <w:jc w:val="center"/>
              <w:textAlignment w:val="center"/>
              <w:rPr>
                <w:rFonts w:ascii="宋体" w:eastAsia="宋体" w:hAnsi="宋体"/>
                <w:sz w:val="28"/>
                <w:szCs w:val="28"/>
              </w:rPr>
            </w:pPr>
          </w:p>
        </w:tc>
        <w:tc>
          <w:tcPr>
            <w:tcW w:w="1071" w:type="dxa"/>
          </w:tcPr>
          <w:p w14:paraId="036A7BD9" w14:textId="77777777" w:rsidR="00307E9E" w:rsidRDefault="00307E9E" w:rsidP="00307E9E">
            <w:pPr>
              <w:pStyle w:val="a5"/>
              <w:jc w:val="center"/>
              <w:textAlignment w:val="center"/>
              <w:rPr>
                <w:rFonts w:ascii="宋体" w:eastAsia="宋体" w:hAnsi="宋体"/>
                <w:sz w:val="28"/>
                <w:szCs w:val="28"/>
              </w:rPr>
            </w:pPr>
          </w:p>
        </w:tc>
      </w:tr>
      <w:tr w:rsidR="00307E9E" w14:paraId="5D7F43CA" w14:textId="77777777" w:rsidTr="001178A7">
        <w:tc>
          <w:tcPr>
            <w:tcW w:w="1617" w:type="dxa"/>
          </w:tcPr>
          <w:p w14:paraId="39F32B59" w14:textId="77777777" w:rsidR="00307E9E" w:rsidRDefault="00307E9E" w:rsidP="00307E9E">
            <w:pPr>
              <w:pStyle w:val="a5"/>
              <w:jc w:val="center"/>
              <w:textAlignment w:val="center"/>
              <w:rPr>
                <w:rFonts w:ascii="宋体" w:eastAsia="宋体" w:hAnsi="宋体"/>
                <w:sz w:val="28"/>
                <w:szCs w:val="28"/>
              </w:rPr>
            </w:pPr>
          </w:p>
        </w:tc>
        <w:tc>
          <w:tcPr>
            <w:tcW w:w="4615" w:type="dxa"/>
            <w:gridSpan w:val="3"/>
          </w:tcPr>
          <w:p w14:paraId="5E124D8A" w14:textId="77777777" w:rsidR="008B61E6" w:rsidRPr="008B61E6" w:rsidRDefault="008B61E6" w:rsidP="008B61E6">
            <w:pPr>
              <w:pStyle w:val="a5"/>
              <w:textAlignment w:val="center"/>
              <w:rPr>
                <w:rFonts w:ascii="宋体" w:eastAsia="宋体" w:hAnsi="宋体"/>
                <w:sz w:val="28"/>
                <w:szCs w:val="28"/>
              </w:rPr>
            </w:pPr>
            <w:r w:rsidRPr="008B61E6">
              <w:rPr>
                <w:rFonts w:ascii="宋体" w:eastAsia="宋体" w:hAnsi="宋体"/>
                <w:sz w:val="28"/>
                <w:szCs w:val="28"/>
              </w:rPr>
              <w:t>10.该人员所属单位为代发单位，请确认！</w:t>
            </w:r>
          </w:p>
          <w:p w14:paraId="40D2C7E7" w14:textId="1EC89E03" w:rsidR="00307E9E" w:rsidRPr="00307E9E" w:rsidRDefault="008B61E6" w:rsidP="008B61E6">
            <w:pPr>
              <w:pStyle w:val="a5"/>
              <w:textAlignment w:val="center"/>
              <w:rPr>
                <w:rFonts w:ascii="宋体" w:eastAsia="宋体" w:hAnsi="宋体"/>
                <w:sz w:val="28"/>
                <w:szCs w:val="28"/>
              </w:rPr>
            </w:pPr>
            <w:r w:rsidRPr="008B61E6">
              <w:rPr>
                <w:rFonts w:ascii="宋体" w:eastAsia="宋体" w:hAnsi="宋体"/>
                <w:sz w:val="28"/>
                <w:szCs w:val="28"/>
              </w:rPr>
              <w:t>11.该人员所属单位为国库单位，请确认！</w:t>
            </w:r>
            <w:r w:rsidRPr="008B61E6">
              <w:rPr>
                <w:rFonts w:ascii="宋体" w:eastAsia="宋体" w:hAnsi="宋体"/>
                <w:color w:val="FF0000"/>
                <w:sz w:val="28"/>
                <w:szCs w:val="28"/>
              </w:rPr>
              <w:t>（这</w:t>
            </w:r>
            <w:r w:rsidRPr="008B61E6">
              <w:rPr>
                <w:rFonts w:ascii="宋体" w:eastAsia="宋体" w:hAnsi="宋体" w:hint="eastAsia"/>
                <w:color w:val="FF0000"/>
                <w:sz w:val="28"/>
                <w:szCs w:val="28"/>
              </w:rPr>
              <w:t>2个</w:t>
            </w:r>
            <w:r>
              <w:rPr>
                <w:rFonts w:ascii="宋体" w:eastAsia="宋体" w:hAnsi="宋体" w:hint="eastAsia"/>
                <w:color w:val="FF0000"/>
                <w:sz w:val="28"/>
                <w:szCs w:val="28"/>
              </w:rPr>
              <w:t>提示</w:t>
            </w:r>
            <w:r w:rsidRPr="008B61E6">
              <w:rPr>
                <w:rFonts w:ascii="宋体" w:eastAsia="宋体" w:hAnsi="宋体" w:hint="eastAsia"/>
                <w:color w:val="FF0000"/>
                <w:sz w:val="28"/>
                <w:szCs w:val="28"/>
              </w:rPr>
              <w:t>还要么？</w:t>
            </w:r>
            <w:r w:rsidRPr="008B61E6">
              <w:rPr>
                <w:rFonts w:ascii="宋体" w:eastAsia="宋体" w:hAnsi="宋体"/>
                <w:color w:val="FF0000"/>
                <w:sz w:val="28"/>
                <w:szCs w:val="28"/>
              </w:rPr>
              <w:t>）</w:t>
            </w:r>
          </w:p>
        </w:tc>
        <w:tc>
          <w:tcPr>
            <w:tcW w:w="993" w:type="dxa"/>
          </w:tcPr>
          <w:p w14:paraId="714BC933" w14:textId="77777777" w:rsidR="00307E9E" w:rsidRDefault="00307E9E" w:rsidP="00307E9E">
            <w:pPr>
              <w:pStyle w:val="a5"/>
              <w:jc w:val="center"/>
              <w:textAlignment w:val="center"/>
              <w:rPr>
                <w:rFonts w:ascii="宋体" w:eastAsia="宋体" w:hAnsi="宋体"/>
                <w:sz w:val="28"/>
                <w:szCs w:val="28"/>
              </w:rPr>
            </w:pPr>
          </w:p>
        </w:tc>
        <w:tc>
          <w:tcPr>
            <w:tcW w:w="1071" w:type="dxa"/>
          </w:tcPr>
          <w:p w14:paraId="03729308" w14:textId="77777777" w:rsidR="00307E9E" w:rsidRDefault="00307E9E" w:rsidP="00307E9E">
            <w:pPr>
              <w:pStyle w:val="a5"/>
              <w:jc w:val="center"/>
              <w:textAlignment w:val="center"/>
              <w:rPr>
                <w:rFonts w:ascii="宋体" w:eastAsia="宋体" w:hAnsi="宋体"/>
                <w:sz w:val="28"/>
                <w:szCs w:val="28"/>
              </w:rPr>
            </w:pPr>
          </w:p>
        </w:tc>
      </w:tr>
      <w:tr w:rsidR="00307E9E" w14:paraId="659DC8A4" w14:textId="77777777" w:rsidTr="001178A7">
        <w:tc>
          <w:tcPr>
            <w:tcW w:w="1617" w:type="dxa"/>
          </w:tcPr>
          <w:p w14:paraId="3BA608A4" w14:textId="77777777" w:rsidR="00307E9E" w:rsidRDefault="00307E9E" w:rsidP="00307E9E">
            <w:pPr>
              <w:pStyle w:val="a5"/>
              <w:jc w:val="center"/>
              <w:textAlignment w:val="center"/>
              <w:rPr>
                <w:rFonts w:ascii="宋体" w:eastAsia="宋体" w:hAnsi="宋体"/>
                <w:sz w:val="28"/>
                <w:szCs w:val="28"/>
              </w:rPr>
            </w:pPr>
          </w:p>
        </w:tc>
        <w:tc>
          <w:tcPr>
            <w:tcW w:w="4615" w:type="dxa"/>
            <w:gridSpan w:val="3"/>
          </w:tcPr>
          <w:p w14:paraId="6BA64767" w14:textId="330A06D1" w:rsidR="00307E9E" w:rsidRPr="00307E9E" w:rsidRDefault="00307E9E" w:rsidP="008B61E6">
            <w:pPr>
              <w:pStyle w:val="a5"/>
              <w:textAlignment w:val="center"/>
              <w:rPr>
                <w:rFonts w:ascii="宋体" w:eastAsia="宋体" w:hAnsi="宋体"/>
                <w:sz w:val="28"/>
                <w:szCs w:val="28"/>
              </w:rPr>
            </w:pPr>
          </w:p>
        </w:tc>
        <w:tc>
          <w:tcPr>
            <w:tcW w:w="993" w:type="dxa"/>
          </w:tcPr>
          <w:p w14:paraId="650E33BA" w14:textId="77777777" w:rsidR="00307E9E" w:rsidRDefault="00307E9E" w:rsidP="00307E9E">
            <w:pPr>
              <w:pStyle w:val="a5"/>
              <w:jc w:val="center"/>
              <w:textAlignment w:val="center"/>
              <w:rPr>
                <w:rFonts w:ascii="宋体" w:eastAsia="宋体" w:hAnsi="宋体"/>
                <w:sz w:val="28"/>
                <w:szCs w:val="28"/>
              </w:rPr>
            </w:pPr>
          </w:p>
        </w:tc>
        <w:tc>
          <w:tcPr>
            <w:tcW w:w="1071" w:type="dxa"/>
          </w:tcPr>
          <w:p w14:paraId="6CE34367" w14:textId="77777777" w:rsidR="00307E9E" w:rsidRDefault="00307E9E" w:rsidP="00307E9E">
            <w:pPr>
              <w:pStyle w:val="a5"/>
              <w:jc w:val="center"/>
              <w:textAlignment w:val="center"/>
              <w:rPr>
                <w:rFonts w:ascii="宋体" w:eastAsia="宋体" w:hAnsi="宋体"/>
                <w:sz w:val="28"/>
                <w:szCs w:val="28"/>
              </w:rPr>
            </w:pPr>
          </w:p>
        </w:tc>
      </w:tr>
      <w:tr w:rsidR="00BA6063" w14:paraId="0CA863D1" w14:textId="77777777" w:rsidTr="001178A7">
        <w:tc>
          <w:tcPr>
            <w:tcW w:w="1617" w:type="dxa"/>
          </w:tcPr>
          <w:p w14:paraId="05C150EF" w14:textId="77777777" w:rsidR="00BA6063" w:rsidRDefault="00BA6063" w:rsidP="00307E9E">
            <w:pPr>
              <w:pStyle w:val="a5"/>
              <w:jc w:val="center"/>
              <w:textAlignment w:val="center"/>
              <w:rPr>
                <w:rFonts w:ascii="宋体" w:eastAsia="宋体" w:hAnsi="宋体"/>
                <w:sz w:val="28"/>
                <w:szCs w:val="28"/>
              </w:rPr>
            </w:pPr>
          </w:p>
        </w:tc>
        <w:tc>
          <w:tcPr>
            <w:tcW w:w="4615" w:type="dxa"/>
            <w:gridSpan w:val="3"/>
          </w:tcPr>
          <w:p w14:paraId="644A8C6E" w14:textId="77777777" w:rsidR="00BA6063" w:rsidRPr="008B61E6" w:rsidRDefault="00BA6063" w:rsidP="008B61E6">
            <w:pPr>
              <w:pStyle w:val="a5"/>
              <w:textAlignment w:val="center"/>
              <w:rPr>
                <w:rFonts w:ascii="宋体" w:eastAsia="宋体" w:hAnsi="宋体"/>
                <w:sz w:val="28"/>
                <w:szCs w:val="28"/>
              </w:rPr>
            </w:pPr>
          </w:p>
        </w:tc>
        <w:tc>
          <w:tcPr>
            <w:tcW w:w="993" w:type="dxa"/>
          </w:tcPr>
          <w:p w14:paraId="1AFA4D3A" w14:textId="77777777" w:rsidR="00BA6063" w:rsidRDefault="00BA6063" w:rsidP="00307E9E">
            <w:pPr>
              <w:pStyle w:val="a5"/>
              <w:jc w:val="center"/>
              <w:textAlignment w:val="center"/>
              <w:rPr>
                <w:rFonts w:ascii="宋体" w:eastAsia="宋体" w:hAnsi="宋体"/>
                <w:sz w:val="28"/>
                <w:szCs w:val="28"/>
              </w:rPr>
            </w:pPr>
          </w:p>
        </w:tc>
        <w:tc>
          <w:tcPr>
            <w:tcW w:w="1071" w:type="dxa"/>
          </w:tcPr>
          <w:p w14:paraId="0F7167D1" w14:textId="77777777" w:rsidR="00BA6063" w:rsidRDefault="00BA6063" w:rsidP="00307E9E">
            <w:pPr>
              <w:pStyle w:val="a5"/>
              <w:jc w:val="center"/>
              <w:textAlignment w:val="center"/>
              <w:rPr>
                <w:rFonts w:ascii="宋体" w:eastAsia="宋体" w:hAnsi="宋体"/>
                <w:sz w:val="28"/>
                <w:szCs w:val="28"/>
              </w:rPr>
            </w:pPr>
          </w:p>
        </w:tc>
      </w:tr>
      <w:tr w:rsidR="00BA6063" w14:paraId="18F53128" w14:textId="77777777" w:rsidTr="001178A7">
        <w:tc>
          <w:tcPr>
            <w:tcW w:w="1617" w:type="dxa"/>
          </w:tcPr>
          <w:p w14:paraId="0B765679" w14:textId="77777777" w:rsidR="00BA6063" w:rsidRDefault="00BA6063" w:rsidP="00307E9E">
            <w:pPr>
              <w:pStyle w:val="a5"/>
              <w:jc w:val="center"/>
              <w:textAlignment w:val="center"/>
              <w:rPr>
                <w:rFonts w:ascii="宋体" w:eastAsia="宋体" w:hAnsi="宋体"/>
                <w:sz w:val="28"/>
                <w:szCs w:val="28"/>
              </w:rPr>
            </w:pPr>
          </w:p>
        </w:tc>
        <w:tc>
          <w:tcPr>
            <w:tcW w:w="4615" w:type="dxa"/>
            <w:gridSpan w:val="3"/>
          </w:tcPr>
          <w:p w14:paraId="55E01DEC" w14:textId="77777777" w:rsidR="00BA6063" w:rsidRPr="008B61E6" w:rsidRDefault="00BA6063" w:rsidP="008B61E6">
            <w:pPr>
              <w:pStyle w:val="a5"/>
              <w:textAlignment w:val="center"/>
              <w:rPr>
                <w:rFonts w:ascii="宋体" w:eastAsia="宋体" w:hAnsi="宋体"/>
                <w:sz w:val="28"/>
                <w:szCs w:val="28"/>
              </w:rPr>
            </w:pPr>
          </w:p>
        </w:tc>
        <w:tc>
          <w:tcPr>
            <w:tcW w:w="993" w:type="dxa"/>
          </w:tcPr>
          <w:p w14:paraId="11E8C8E5" w14:textId="77777777" w:rsidR="00BA6063" w:rsidRDefault="00BA6063" w:rsidP="00307E9E">
            <w:pPr>
              <w:pStyle w:val="a5"/>
              <w:jc w:val="center"/>
              <w:textAlignment w:val="center"/>
              <w:rPr>
                <w:rFonts w:ascii="宋体" w:eastAsia="宋体" w:hAnsi="宋体"/>
                <w:sz w:val="28"/>
                <w:szCs w:val="28"/>
              </w:rPr>
            </w:pPr>
          </w:p>
        </w:tc>
        <w:tc>
          <w:tcPr>
            <w:tcW w:w="1071" w:type="dxa"/>
          </w:tcPr>
          <w:p w14:paraId="2A6FAAB8" w14:textId="77777777" w:rsidR="00BA6063" w:rsidRDefault="00BA6063" w:rsidP="00307E9E">
            <w:pPr>
              <w:pStyle w:val="a5"/>
              <w:jc w:val="center"/>
              <w:textAlignment w:val="center"/>
              <w:rPr>
                <w:rFonts w:ascii="宋体" w:eastAsia="宋体" w:hAnsi="宋体"/>
                <w:sz w:val="28"/>
                <w:szCs w:val="28"/>
              </w:rPr>
            </w:pPr>
          </w:p>
        </w:tc>
      </w:tr>
      <w:tr w:rsidR="00BA6063" w14:paraId="5101B1A5" w14:textId="77777777" w:rsidTr="001178A7">
        <w:tc>
          <w:tcPr>
            <w:tcW w:w="1617" w:type="dxa"/>
          </w:tcPr>
          <w:p w14:paraId="372813FC" w14:textId="77777777" w:rsidR="00BA6063" w:rsidRDefault="00BA6063" w:rsidP="00307E9E">
            <w:pPr>
              <w:pStyle w:val="a5"/>
              <w:jc w:val="center"/>
              <w:textAlignment w:val="center"/>
              <w:rPr>
                <w:rFonts w:ascii="宋体" w:eastAsia="宋体" w:hAnsi="宋体"/>
                <w:sz w:val="28"/>
                <w:szCs w:val="28"/>
              </w:rPr>
            </w:pPr>
          </w:p>
        </w:tc>
        <w:tc>
          <w:tcPr>
            <w:tcW w:w="4615" w:type="dxa"/>
            <w:gridSpan w:val="3"/>
          </w:tcPr>
          <w:p w14:paraId="17938763" w14:textId="77777777" w:rsidR="00BA6063" w:rsidRPr="008B61E6" w:rsidRDefault="00BA6063" w:rsidP="008B61E6">
            <w:pPr>
              <w:pStyle w:val="a5"/>
              <w:textAlignment w:val="center"/>
              <w:rPr>
                <w:rFonts w:ascii="宋体" w:eastAsia="宋体" w:hAnsi="宋体"/>
                <w:sz w:val="28"/>
                <w:szCs w:val="28"/>
              </w:rPr>
            </w:pPr>
          </w:p>
        </w:tc>
        <w:tc>
          <w:tcPr>
            <w:tcW w:w="993" w:type="dxa"/>
          </w:tcPr>
          <w:p w14:paraId="11BD9678" w14:textId="77777777" w:rsidR="00BA6063" w:rsidRDefault="00BA6063" w:rsidP="00307E9E">
            <w:pPr>
              <w:pStyle w:val="a5"/>
              <w:jc w:val="center"/>
              <w:textAlignment w:val="center"/>
              <w:rPr>
                <w:rFonts w:ascii="宋体" w:eastAsia="宋体" w:hAnsi="宋体"/>
                <w:sz w:val="28"/>
                <w:szCs w:val="28"/>
              </w:rPr>
            </w:pPr>
          </w:p>
        </w:tc>
        <w:tc>
          <w:tcPr>
            <w:tcW w:w="1071" w:type="dxa"/>
          </w:tcPr>
          <w:p w14:paraId="3142213B" w14:textId="77777777" w:rsidR="00BA6063" w:rsidRDefault="00BA6063" w:rsidP="00307E9E">
            <w:pPr>
              <w:pStyle w:val="a5"/>
              <w:jc w:val="center"/>
              <w:textAlignment w:val="center"/>
              <w:rPr>
                <w:rFonts w:ascii="宋体" w:eastAsia="宋体" w:hAnsi="宋体"/>
                <w:sz w:val="28"/>
                <w:szCs w:val="28"/>
              </w:rPr>
            </w:pPr>
          </w:p>
        </w:tc>
      </w:tr>
      <w:tr w:rsidR="00BA6063" w14:paraId="0BC9BF70" w14:textId="77777777" w:rsidTr="001178A7">
        <w:tc>
          <w:tcPr>
            <w:tcW w:w="1617" w:type="dxa"/>
          </w:tcPr>
          <w:p w14:paraId="6F590CAA" w14:textId="77777777" w:rsidR="00BA6063" w:rsidRDefault="00BA6063" w:rsidP="00307E9E">
            <w:pPr>
              <w:pStyle w:val="a5"/>
              <w:jc w:val="center"/>
              <w:textAlignment w:val="center"/>
              <w:rPr>
                <w:rFonts w:ascii="宋体" w:eastAsia="宋体" w:hAnsi="宋体"/>
                <w:sz w:val="28"/>
                <w:szCs w:val="28"/>
              </w:rPr>
            </w:pPr>
          </w:p>
        </w:tc>
        <w:tc>
          <w:tcPr>
            <w:tcW w:w="4615" w:type="dxa"/>
            <w:gridSpan w:val="3"/>
          </w:tcPr>
          <w:p w14:paraId="4647C673" w14:textId="77777777" w:rsidR="00BA6063" w:rsidRPr="008B61E6" w:rsidRDefault="00BA6063" w:rsidP="008B61E6">
            <w:pPr>
              <w:pStyle w:val="a5"/>
              <w:textAlignment w:val="center"/>
              <w:rPr>
                <w:rFonts w:ascii="宋体" w:eastAsia="宋体" w:hAnsi="宋体"/>
                <w:sz w:val="28"/>
                <w:szCs w:val="28"/>
              </w:rPr>
            </w:pPr>
          </w:p>
        </w:tc>
        <w:tc>
          <w:tcPr>
            <w:tcW w:w="993" w:type="dxa"/>
          </w:tcPr>
          <w:p w14:paraId="4A950ACF" w14:textId="77777777" w:rsidR="00BA6063" w:rsidRDefault="00BA6063" w:rsidP="00307E9E">
            <w:pPr>
              <w:pStyle w:val="a5"/>
              <w:jc w:val="center"/>
              <w:textAlignment w:val="center"/>
              <w:rPr>
                <w:rFonts w:ascii="宋体" w:eastAsia="宋体" w:hAnsi="宋体"/>
                <w:sz w:val="28"/>
                <w:szCs w:val="28"/>
              </w:rPr>
            </w:pPr>
          </w:p>
        </w:tc>
        <w:tc>
          <w:tcPr>
            <w:tcW w:w="1071" w:type="dxa"/>
          </w:tcPr>
          <w:p w14:paraId="52CC89A7" w14:textId="77777777" w:rsidR="00BA6063" w:rsidRDefault="00BA6063" w:rsidP="00307E9E">
            <w:pPr>
              <w:pStyle w:val="a5"/>
              <w:jc w:val="center"/>
              <w:textAlignment w:val="center"/>
              <w:rPr>
                <w:rFonts w:ascii="宋体" w:eastAsia="宋体" w:hAnsi="宋体"/>
                <w:sz w:val="28"/>
                <w:szCs w:val="28"/>
              </w:rPr>
            </w:pPr>
          </w:p>
        </w:tc>
      </w:tr>
      <w:tr w:rsidR="00307E9E" w14:paraId="24BD0257" w14:textId="77777777">
        <w:tc>
          <w:tcPr>
            <w:tcW w:w="1617" w:type="dxa"/>
          </w:tcPr>
          <w:p w14:paraId="3EB230FC" w14:textId="77777777" w:rsidR="00307E9E" w:rsidRDefault="00307E9E" w:rsidP="00307E9E">
            <w:pPr>
              <w:pStyle w:val="a5"/>
              <w:jc w:val="center"/>
              <w:textAlignment w:val="center"/>
              <w:rPr>
                <w:rFonts w:ascii="宋体" w:eastAsia="宋体" w:hAnsi="宋体"/>
                <w:sz w:val="28"/>
                <w:szCs w:val="28"/>
              </w:rPr>
            </w:pPr>
          </w:p>
        </w:tc>
        <w:tc>
          <w:tcPr>
            <w:tcW w:w="1072" w:type="dxa"/>
          </w:tcPr>
          <w:p w14:paraId="550E067E" w14:textId="77777777" w:rsidR="00307E9E" w:rsidRDefault="00307E9E" w:rsidP="00307E9E">
            <w:pPr>
              <w:pStyle w:val="a5"/>
              <w:jc w:val="center"/>
              <w:textAlignment w:val="center"/>
              <w:rPr>
                <w:rFonts w:ascii="宋体" w:eastAsia="宋体" w:hAnsi="宋体"/>
                <w:sz w:val="28"/>
                <w:szCs w:val="28"/>
              </w:rPr>
            </w:pPr>
          </w:p>
        </w:tc>
        <w:tc>
          <w:tcPr>
            <w:tcW w:w="2551" w:type="dxa"/>
          </w:tcPr>
          <w:p w14:paraId="161BEC8A" w14:textId="77777777" w:rsidR="00307E9E" w:rsidRDefault="00307E9E" w:rsidP="00307E9E">
            <w:pPr>
              <w:pStyle w:val="a5"/>
              <w:jc w:val="center"/>
              <w:textAlignment w:val="center"/>
              <w:rPr>
                <w:rFonts w:ascii="宋体" w:eastAsia="宋体" w:hAnsi="宋体"/>
                <w:sz w:val="28"/>
                <w:szCs w:val="28"/>
              </w:rPr>
            </w:pPr>
          </w:p>
        </w:tc>
        <w:tc>
          <w:tcPr>
            <w:tcW w:w="992" w:type="dxa"/>
          </w:tcPr>
          <w:p w14:paraId="484E18AA" w14:textId="77777777" w:rsidR="00307E9E" w:rsidRDefault="00307E9E" w:rsidP="00307E9E">
            <w:pPr>
              <w:pStyle w:val="a5"/>
              <w:jc w:val="center"/>
              <w:textAlignment w:val="center"/>
              <w:rPr>
                <w:rFonts w:ascii="宋体" w:eastAsia="宋体" w:hAnsi="宋体"/>
                <w:sz w:val="28"/>
                <w:szCs w:val="28"/>
              </w:rPr>
            </w:pPr>
          </w:p>
        </w:tc>
        <w:tc>
          <w:tcPr>
            <w:tcW w:w="993" w:type="dxa"/>
          </w:tcPr>
          <w:p w14:paraId="771503E0" w14:textId="77777777" w:rsidR="00307E9E" w:rsidRDefault="00307E9E" w:rsidP="00307E9E">
            <w:pPr>
              <w:pStyle w:val="a5"/>
              <w:jc w:val="center"/>
              <w:textAlignment w:val="center"/>
              <w:rPr>
                <w:rFonts w:ascii="宋体" w:eastAsia="宋体" w:hAnsi="宋体"/>
                <w:sz w:val="28"/>
                <w:szCs w:val="28"/>
              </w:rPr>
            </w:pPr>
          </w:p>
        </w:tc>
        <w:tc>
          <w:tcPr>
            <w:tcW w:w="1071" w:type="dxa"/>
          </w:tcPr>
          <w:p w14:paraId="7C42AB92" w14:textId="77777777" w:rsidR="00307E9E" w:rsidRDefault="00307E9E" w:rsidP="00307E9E">
            <w:pPr>
              <w:pStyle w:val="a5"/>
              <w:jc w:val="center"/>
              <w:textAlignment w:val="center"/>
              <w:rPr>
                <w:rFonts w:ascii="宋体" w:eastAsia="宋体" w:hAnsi="宋体"/>
                <w:sz w:val="28"/>
                <w:szCs w:val="28"/>
              </w:rPr>
            </w:pPr>
          </w:p>
        </w:tc>
      </w:tr>
    </w:tbl>
    <w:p w14:paraId="4DE8DB81" w14:textId="77777777" w:rsidR="00553DD4" w:rsidRPr="00297D66" w:rsidRDefault="00015A43" w:rsidP="00297D66">
      <w:pPr>
        <w:pStyle w:val="a5"/>
        <w:textAlignment w:val="center"/>
        <w:rPr>
          <w:rFonts w:ascii="宋体" w:eastAsia="宋体" w:hAnsi="宋体"/>
          <w:b/>
          <w:sz w:val="32"/>
          <w:szCs w:val="32"/>
        </w:rPr>
      </w:pPr>
      <w:r>
        <w:rPr>
          <w:rFonts w:ascii="宋体" w:eastAsia="宋体" w:hAnsi="宋体"/>
          <w:b/>
          <w:sz w:val="32"/>
          <w:szCs w:val="32"/>
        </w:rPr>
        <w:t>一、</w:t>
      </w:r>
      <w:r>
        <w:rPr>
          <w:rFonts w:ascii="宋体" w:eastAsia="宋体" w:hAnsi="宋体" w:hint="eastAsia"/>
          <w:b/>
          <w:sz w:val="32"/>
          <w:szCs w:val="32"/>
        </w:rPr>
        <w:t>业务功能名称</w:t>
      </w:r>
      <w:r>
        <w:rPr>
          <w:rFonts w:ascii="宋体" w:eastAsia="宋体" w:hAnsi="宋体"/>
          <w:b/>
          <w:sz w:val="32"/>
          <w:szCs w:val="32"/>
        </w:rPr>
        <w:t>名称</w:t>
      </w:r>
    </w:p>
    <w:p w14:paraId="7939B023" w14:textId="77777777" w:rsidR="00553DD4" w:rsidRDefault="00015A43">
      <w:pPr>
        <w:spacing w:line="360" w:lineRule="auto"/>
        <w:ind w:firstLine="500"/>
        <w:rPr>
          <w:szCs w:val="28"/>
        </w:rPr>
      </w:pPr>
      <w:r>
        <w:rPr>
          <w:rFonts w:ascii="宋体" w:hAnsi="宋体" w:hint="eastAsia"/>
          <w:b/>
          <w:szCs w:val="28"/>
        </w:rPr>
        <w:t>功能</w:t>
      </w:r>
      <w:r>
        <w:rPr>
          <w:rFonts w:ascii="宋体" w:hAnsi="宋体"/>
          <w:b/>
          <w:szCs w:val="28"/>
        </w:rPr>
        <w:t>名称：</w:t>
      </w:r>
      <w:r w:rsidR="00727A74">
        <w:rPr>
          <w:rFonts w:ascii="宋体" w:hAnsi="宋体" w:hint="eastAsia"/>
          <w:bCs/>
          <w:szCs w:val="28"/>
        </w:rPr>
        <w:t>机关保养老待遇核定</w:t>
      </w:r>
    </w:p>
    <w:p w14:paraId="35272B79" w14:textId="77777777" w:rsidR="00553DD4" w:rsidRDefault="00015A43">
      <w:pPr>
        <w:spacing w:line="360" w:lineRule="auto"/>
        <w:ind w:firstLine="500"/>
        <w:rPr>
          <w:szCs w:val="28"/>
        </w:rPr>
      </w:pPr>
      <w:r>
        <w:rPr>
          <w:rFonts w:ascii="宋体" w:hAnsi="宋体" w:hint="eastAsia"/>
          <w:b/>
          <w:szCs w:val="28"/>
        </w:rPr>
        <w:t>功能编号</w:t>
      </w:r>
      <w:r>
        <w:rPr>
          <w:rFonts w:ascii="宋体" w:hAnsi="宋体"/>
          <w:b/>
          <w:szCs w:val="28"/>
        </w:rPr>
        <w:t>：</w:t>
      </w:r>
      <w:r w:rsidR="00727A74">
        <w:rPr>
          <w:rFonts w:ascii="宋体" w:hAnsi="宋体"/>
          <w:bCs/>
          <w:szCs w:val="28"/>
        </w:rPr>
        <w:t>D</w:t>
      </w:r>
      <w:r w:rsidR="00727A74">
        <w:rPr>
          <w:rFonts w:ascii="宋体" w:hAnsi="宋体" w:hint="eastAsia"/>
          <w:bCs/>
          <w:szCs w:val="28"/>
        </w:rPr>
        <w:t>Y</w:t>
      </w:r>
      <w:r w:rsidR="00727A74">
        <w:rPr>
          <w:rFonts w:ascii="宋体" w:hAnsi="宋体"/>
          <w:bCs/>
          <w:szCs w:val="28"/>
        </w:rPr>
        <w:t>-</w:t>
      </w:r>
      <w:r w:rsidR="00727A74">
        <w:rPr>
          <w:rFonts w:ascii="宋体" w:hAnsi="宋体" w:hint="eastAsia"/>
          <w:bCs/>
          <w:szCs w:val="28"/>
        </w:rPr>
        <w:t>12</w:t>
      </w:r>
      <w:r w:rsidR="00727A74">
        <w:rPr>
          <w:rFonts w:ascii="宋体" w:hAnsi="宋体"/>
          <w:bCs/>
          <w:szCs w:val="28"/>
        </w:rPr>
        <w:t>0</w:t>
      </w:r>
      <w:r w:rsidR="00727A74">
        <w:rPr>
          <w:rFonts w:ascii="宋体" w:hAnsi="宋体" w:hint="eastAsia"/>
          <w:bCs/>
          <w:szCs w:val="28"/>
        </w:rPr>
        <w:t>-180-001</w:t>
      </w:r>
    </w:p>
    <w:p w14:paraId="3ABB8511" w14:textId="77777777" w:rsidR="00553DD4" w:rsidRDefault="00015A43">
      <w:pPr>
        <w:spacing w:line="360" w:lineRule="auto"/>
        <w:ind w:firstLine="500"/>
        <w:rPr>
          <w:rFonts w:ascii="宋体" w:hAnsi="宋体"/>
          <w:bCs/>
          <w:szCs w:val="28"/>
        </w:rPr>
      </w:pPr>
      <w:r>
        <w:rPr>
          <w:rFonts w:ascii="宋体" w:hAnsi="宋体" w:hint="eastAsia"/>
          <w:b/>
          <w:szCs w:val="28"/>
        </w:rPr>
        <w:t>功能归属：</w:t>
      </w:r>
      <w:r>
        <w:rPr>
          <w:rFonts w:ascii="宋体" w:hAnsi="宋体" w:hint="eastAsia"/>
          <w:bCs/>
          <w:szCs w:val="28"/>
        </w:rPr>
        <w:t>退休待遇核定</w:t>
      </w:r>
    </w:p>
    <w:p w14:paraId="46ECBB49" w14:textId="77777777" w:rsidR="00553DD4" w:rsidRDefault="00015A43">
      <w:pPr>
        <w:spacing w:line="360" w:lineRule="auto"/>
        <w:ind w:firstLine="500"/>
        <w:rPr>
          <w:rFonts w:ascii="宋体" w:hAnsi="宋体"/>
          <w:b/>
          <w:szCs w:val="28"/>
        </w:rPr>
      </w:pPr>
      <w:r>
        <w:rPr>
          <w:rFonts w:ascii="宋体" w:hAnsi="宋体" w:hint="eastAsia"/>
          <w:b/>
          <w:szCs w:val="28"/>
        </w:rPr>
        <w:lastRenderedPageBreak/>
        <w:t>涉及险种：</w:t>
      </w:r>
      <w:r>
        <w:rPr>
          <w:rFonts w:ascii="宋体" w:hAnsi="宋体" w:hint="eastAsia"/>
          <w:bCs/>
          <w:szCs w:val="28"/>
        </w:rPr>
        <w:t>机关事业养老保险、职业年金</w:t>
      </w:r>
    </w:p>
    <w:p w14:paraId="02D9BEC2" w14:textId="77777777" w:rsidR="00553DD4" w:rsidRDefault="00015A43">
      <w:pPr>
        <w:pStyle w:val="a5"/>
        <w:textAlignment w:val="center"/>
        <w:rPr>
          <w:rFonts w:ascii="宋体" w:eastAsia="宋体" w:hAnsi="宋体"/>
          <w:b/>
          <w:sz w:val="32"/>
          <w:szCs w:val="32"/>
        </w:rPr>
      </w:pPr>
      <w:r>
        <w:rPr>
          <w:rFonts w:ascii="宋体" w:eastAsia="宋体" w:hAnsi="宋体" w:hint="eastAsia"/>
          <w:b/>
          <w:sz w:val="32"/>
          <w:szCs w:val="32"/>
        </w:rPr>
        <w:t>二</w:t>
      </w:r>
      <w:r>
        <w:rPr>
          <w:rFonts w:ascii="宋体" w:eastAsia="宋体" w:hAnsi="宋体"/>
          <w:b/>
          <w:sz w:val="32"/>
          <w:szCs w:val="32"/>
        </w:rPr>
        <w:t>、</w:t>
      </w:r>
      <w:r>
        <w:rPr>
          <w:rFonts w:ascii="宋体" w:eastAsia="宋体" w:hAnsi="宋体" w:hint="eastAsia"/>
          <w:b/>
          <w:sz w:val="32"/>
          <w:szCs w:val="32"/>
        </w:rPr>
        <w:t>业务功能描述</w:t>
      </w:r>
    </w:p>
    <w:p w14:paraId="7677C6C7" w14:textId="77777777" w:rsidR="00727A74" w:rsidRDefault="00015A43" w:rsidP="00727A74">
      <w:pPr>
        <w:spacing w:line="360" w:lineRule="auto"/>
        <w:ind w:firstLine="500"/>
        <w:rPr>
          <w:rFonts w:ascii="宋体" w:hAnsi="宋体"/>
          <w:bCs/>
          <w:szCs w:val="28"/>
        </w:rPr>
      </w:pPr>
      <w:r>
        <w:rPr>
          <w:rFonts w:ascii="宋体" w:hAnsi="宋体" w:hint="eastAsia"/>
          <w:b/>
          <w:sz w:val="24"/>
          <w:szCs w:val="24"/>
        </w:rPr>
        <w:t xml:space="preserve"> </w:t>
      </w:r>
      <w:r>
        <w:rPr>
          <w:rFonts w:ascii="宋体" w:hAnsi="宋体"/>
          <w:b/>
          <w:sz w:val="24"/>
          <w:szCs w:val="24"/>
        </w:rPr>
        <w:t xml:space="preserve"> </w:t>
      </w:r>
      <w:r w:rsidR="00727A74">
        <w:rPr>
          <w:rFonts w:ascii="宋体" w:hAnsi="宋体" w:hint="eastAsia"/>
          <w:bCs/>
          <w:szCs w:val="28"/>
        </w:rPr>
        <w:t xml:space="preserve">该事项适用于改革后（2014年10月1日起）在职参保人员获批退休后，满足待遇申领计算条件时，在此核定应领取的退休待遇，并生成《机关事业单位基本养老保险参保人员基本养老金计发表》 </w:t>
      </w:r>
    </w:p>
    <w:p w14:paraId="6C11CA3C" w14:textId="77777777" w:rsidR="00727A74" w:rsidRDefault="00727A74" w:rsidP="00727A74">
      <w:pPr>
        <w:spacing w:line="360" w:lineRule="auto"/>
        <w:ind w:firstLine="500"/>
        <w:rPr>
          <w:rFonts w:ascii="宋体" w:hAnsi="宋体"/>
          <w:bCs/>
          <w:szCs w:val="28"/>
        </w:rPr>
      </w:pPr>
      <w:r>
        <w:rPr>
          <w:rFonts w:ascii="宋体" w:hAnsi="宋体" w:hint="eastAsia"/>
          <w:bCs/>
          <w:szCs w:val="28"/>
        </w:rPr>
        <w:t>按退休的时间分成两类人员计算：</w:t>
      </w:r>
    </w:p>
    <w:p w14:paraId="01886001" w14:textId="77777777" w:rsidR="00727A74" w:rsidRDefault="00727A74" w:rsidP="00727A74">
      <w:pPr>
        <w:numPr>
          <w:ilvl w:val="0"/>
          <w:numId w:val="3"/>
        </w:numPr>
        <w:spacing w:line="360" w:lineRule="auto"/>
        <w:ind w:firstLine="500"/>
        <w:rPr>
          <w:rFonts w:ascii="宋体" w:hAnsi="宋体"/>
          <w:bCs/>
          <w:szCs w:val="28"/>
        </w:rPr>
      </w:pPr>
      <w:r>
        <w:rPr>
          <w:rFonts w:ascii="宋体" w:hAnsi="宋体" w:hint="eastAsia"/>
          <w:bCs/>
          <w:szCs w:val="28"/>
        </w:rPr>
        <w:t>①2014年10月1日至2024年9月30日（简称：</w:t>
      </w:r>
      <w:r>
        <w:rPr>
          <w:rFonts w:ascii="宋体" w:hAnsi="宋体" w:hint="eastAsia"/>
          <w:bCs/>
          <w:color w:val="FF0000"/>
          <w:szCs w:val="28"/>
        </w:rPr>
        <w:t>过渡期</w:t>
      </w:r>
      <w:r>
        <w:rPr>
          <w:rFonts w:ascii="宋体" w:hAnsi="宋体" w:hint="eastAsia"/>
          <w:bCs/>
          <w:szCs w:val="28"/>
        </w:rPr>
        <w:t>，下同）内退休的参保人员，分别计算老办法待遇和新办法待遇（</w:t>
      </w:r>
      <w:r>
        <w:rPr>
          <w:rFonts w:ascii="宋体" w:hAnsi="宋体" w:hint="eastAsia"/>
          <w:bCs/>
          <w:color w:val="FF0000"/>
          <w:szCs w:val="28"/>
        </w:rPr>
        <w:t>若基本养老保险或者职业年金不满足计算条件的，可先按老办法待遇预发养老待遇，不予计算新办法待遇</w:t>
      </w:r>
      <w:r>
        <w:rPr>
          <w:rFonts w:ascii="宋体" w:hAnsi="宋体" w:hint="eastAsia"/>
          <w:bCs/>
          <w:szCs w:val="28"/>
        </w:rPr>
        <w:t>，新办法含养老金待遇和职业年金待遇，模块同时关联职业年金按月领取、</w:t>
      </w:r>
      <w:commentRangeStart w:id="0"/>
      <w:r>
        <w:rPr>
          <w:rFonts w:ascii="宋体" w:hAnsi="宋体" w:hint="eastAsia"/>
          <w:bCs/>
          <w:szCs w:val="28"/>
        </w:rPr>
        <w:t>机关事业单位视同缴费年限个人缴费部分一次性退还</w:t>
      </w:r>
      <w:commentRangeEnd w:id="0"/>
      <w:r w:rsidR="00D16153">
        <w:rPr>
          <w:rStyle w:val="a9"/>
        </w:rPr>
        <w:commentReference w:id="0"/>
      </w:r>
      <w:r>
        <w:rPr>
          <w:rFonts w:ascii="宋体" w:hAnsi="宋体" w:hint="eastAsia"/>
          <w:bCs/>
          <w:szCs w:val="28"/>
        </w:rPr>
        <w:t>、统筹外待遇领取模块），生成最终待遇。其养老金待遇实行新老待遇计发办法对比，保低限高，即：新办法（含职业年金待遇）计发待遇低于老办法待遇标准的，按老办法待遇标准发放，保持待遇不降低；高于老办法待遇标准的，超出部分，根据退休年度对应的计发比例。</w:t>
      </w:r>
    </w:p>
    <w:p w14:paraId="67D7B1BF" w14:textId="77777777" w:rsidR="00727A74" w:rsidRDefault="00727A74" w:rsidP="00727A74">
      <w:pPr>
        <w:spacing w:line="360" w:lineRule="auto"/>
        <w:rPr>
          <w:rFonts w:ascii="宋体" w:hAnsi="宋体"/>
          <w:bCs/>
          <w:szCs w:val="28"/>
        </w:rPr>
      </w:pPr>
      <w:r>
        <w:rPr>
          <w:rFonts w:ascii="宋体" w:hAnsi="宋体" w:hint="eastAsia"/>
          <w:bCs/>
          <w:szCs w:val="28"/>
        </w:rPr>
        <w:t>老办法=(</w:t>
      </w:r>
      <w:r>
        <w:rPr>
          <w:rFonts w:ascii="宋体" w:hAnsi="宋体"/>
          <w:bCs/>
          <w:szCs w:val="28"/>
        </w:rPr>
        <w:t>基本退休费＋生活补贴)×</w:t>
      </w:r>
      <w:r>
        <w:rPr>
          <w:rFonts w:ascii="宋体" w:hAnsi="宋体" w:hint="eastAsia"/>
          <w:bCs/>
          <w:szCs w:val="28"/>
        </w:rPr>
        <w:t xml:space="preserve">Π </w:t>
      </w:r>
      <w:r>
        <w:rPr>
          <w:rFonts w:ascii="宋体" w:hAnsi="宋体"/>
          <w:bCs/>
          <w:szCs w:val="28"/>
        </w:rPr>
        <w:t>(1+</w:t>
      </w:r>
      <w:r>
        <w:rPr>
          <w:rFonts w:ascii="宋体" w:hAnsi="宋体" w:hint="eastAsia"/>
          <w:bCs/>
          <w:szCs w:val="28"/>
        </w:rPr>
        <w:t>G</w:t>
      </w:r>
      <w:r>
        <w:rPr>
          <w:rFonts w:ascii="宋体" w:hAnsi="宋体"/>
          <w:bCs/>
          <w:szCs w:val="28"/>
          <w:vertAlign w:val="subscript"/>
        </w:rPr>
        <w:t>增长率</w:t>
      </w:r>
      <w:r>
        <w:rPr>
          <w:rFonts w:ascii="宋体" w:hAnsi="宋体"/>
          <w:bCs/>
          <w:szCs w:val="28"/>
        </w:rPr>
        <w:t>)</w:t>
      </w:r>
    </w:p>
    <w:p w14:paraId="58CACCBF" w14:textId="77777777" w:rsidR="00727A74" w:rsidRDefault="00727A74" w:rsidP="00297D66">
      <w:pPr>
        <w:spacing w:line="360" w:lineRule="auto"/>
        <w:rPr>
          <w:rFonts w:ascii="宋体" w:hAnsi="宋体"/>
          <w:bCs/>
          <w:szCs w:val="28"/>
        </w:rPr>
      </w:pPr>
      <w:r>
        <w:rPr>
          <w:rFonts w:ascii="宋体" w:hAnsi="宋体" w:hint="eastAsia"/>
          <w:bCs/>
          <w:szCs w:val="28"/>
        </w:rPr>
        <w:t>新办法=</w:t>
      </w:r>
      <w:r>
        <w:rPr>
          <w:rFonts w:ascii="宋体" w:hAnsi="宋体"/>
          <w:bCs/>
          <w:szCs w:val="28"/>
        </w:rPr>
        <w:t>基础养老金＋个人账户养老金＋过渡性养老金＋职业年金</w:t>
      </w:r>
    </w:p>
    <w:p w14:paraId="771D90F4" w14:textId="77777777" w:rsidR="00727A74" w:rsidRDefault="00727A74" w:rsidP="00727A74">
      <w:pPr>
        <w:spacing w:line="360" w:lineRule="auto"/>
        <w:ind w:firstLine="500"/>
        <w:rPr>
          <w:rFonts w:ascii="宋体" w:hAnsi="宋体"/>
          <w:bCs/>
          <w:szCs w:val="28"/>
        </w:rPr>
      </w:pPr>
      <w:r>
        <w:rPr>
          <w:rFonts w:ascii="宋体" w:hAnsi="宋体" w:hint="eastAsia"/>
          <w:bCs/>
          <w:szCs w:val="28"/>
        </w:rPr>
        <w:t>即待遇：1.老办法待遇                    新办法≤老办法</w:t>
      </w:r>
    </w:p>
    <w:p w14:paraId="444ECB1D" w14:textId="77777777" w:rsidR="00727A74" w:rsidRDefault="00727A74" w:rsidP="00727A74">
      <w:pPr>
        <w:spacing w:line="360" w:lineRule="auto"/>
        <w:ind w:firstLine="500"/>
        <w:rPr>
          <w:rFonts w:ascii="宋体" w:hAnsi="宋体"/>
          <w:bCs/>
          <w:szCs w:val="28"/>
        </w:rPr>
      </w:pPr>
      <w:r>
        <w:rPr>
          <w:rFonts w:ascii="宋体" w:hAnsi="宋体" w:hint="eastAsia"/>
          <w:bCs/>
          <w:szCs w:val="28"/>
        </w:rPr>
        <w:t xml:space="preserve">        2.老办法待遇+超出部分×计发比例 新办法＞老办法</w:t>
      </w:r>
      <w:r>
        <w:rPr>
          <w:rFonts w:ascii="宋体" w:hAnsi="宋体" w:hint="eastAsia"/>
          <w:bCs/>
          <w:color w:val="FF0000"/>
          <w:szCs w:val="28"/>
        </w:rPr>
        <w:t>其中，2019年1月至2024年9月30日期间退休的人员（视同缴费指数≥1的退休人员），还需根据闽人社文〔2019〕236号计算确认最</w:t>
      </w:r>
      <w:r>
        <w:rPr>
          <w:rFonts w:ascii="宋体" w:hAnsi="宋体" w:hint="eastAsia"/>
          <w:bCs/>
          <w:color w:val="FF0000"/>
          <w:szCs w:val="28"/>
        </w:rPr>
        <w:lastRenderedPageBreak/>
        <w:t>终的养老待遇；</w:t>
      </w:r>
    </w:p>
    <w:p w14:paraId="1DD2F5B9" w14:textId="77777777" w:rsidR="00553DD4" w:rsidRDefault="00727A74" w:rsidP="00727A74">
      <w:pPr>
        <w:snapToGrid w:val="0"/>
        <w:spacing w:line="360" w:lineRule="auto"/>
        <w:ind w:firstLineChars="177" w:firstLine="496"/>
        <w:rPr>
          <w:rFonts w:ascii="宋体" w:hAnsi="宋体"/>
          <w:b/>
          <w:sz w:val="24"/>
          <w:szCs w:val="24"/>
        </w:rPr>
      </w:pPr>
      <w:r>
        <w:rPr>
          <w:rFonts w:ascii="宋体" w:hAnsi="宋体" w:hint="eastAsia"/>
          <w:bCs/>
          <w:szCs w:val="28"/>
        </w:rPr>
        <w:t>②2024年10月1日起退休的参保人员，核定新办法待遇（新办法待遇含养老金待遇和职业年金待遇，模块同时关联职业年金按月领取、机关事业单位视同缴费年限个人缴费部分一次性退还、统筹外待遇领取模块。</w:t>
      </w:r>
    </w:p>
    <w:p w14:paraId="41297A0C" w14:textId="77777777" w:rsidR="00553DD4" w:rsidRDefault="00015A43">
      <w:pPr>
        <w:pStyle w:val="a5"/>
        <w:textAlignment w:val="center"/>
        <w:rPr>
          <w:rFonts w:ascii="宋体" w:eastAsia="宋体" w:hAnsi="宋体"/>
          <w:b/>
          <w:sz w:val="32"/>
          <w:szCs w:val="32"/>
        </w:rPr>
      </w:pPr>
      <w:r>
        <w:rPr>
          <w:rFonts w:ascii="宋体" w:eastAsia="宋体" w:hAnsi="宋体" w:hint="eastAsia"/>
          <w:b/>
          <w:sz w:val="32"/>
          <w:szCs w:val="32"/>
        </w:rPr>
        <w:t>三</w:t>
      </w:r>
      <w:r>
        <w:rPr>
          <w:rFonts w:ascii="宋体" w:eastAsia="宋体" w:hAnsi="宋体"/>
          <w:b/>
          <w:sz w:val="32"/>
          <w:szCs w:val="32"/>
        </w:rPr>
        <w:t>、</w:t>
      </w:r>
      <w:r>
        <w:rPr>
          <w:rFonts w:ascii="宋体" w:eastAsia="宋体" w:hAnsi="宋体" w:hint="eastAsia"/>
          <w:b/>
          <w:sz w:val="32"/>
          <w:szCs w:val="32"/>
        </w:rPr>
        <w:t>受理指标描述</w:t>
      </w:r>
    </w:p>
    <w:p w14:paraId="6F3BEEE8" w14:textId="77777777" w:rsidR="00553DD4" w:rsidRDefault="00553DD4">
      <w:pPr>
        <w:spacing w:line="360" w:lineRule="auto"/>
        <w:ind w:firstLineChars="200" w:firstLine="480"/>
        <w:rPr>
          <w:rFonts w:ascii="宋体" w:hAnsi="宋体"/>
          <w:bCs/>
          <w:i/>
          <w:iCs/>
          <w:color w:val="FF0000"/>
          <w:sz w:val="24"/>
          <w:szCs w:val="24"/>
        </w:rPr>
      </w:pPr>
    </w:p>
    <w:tbl>
      <w:tblPr>
        <w:tblW w:w="9954" w:type="dxa"/>
        <w:tblInd w:w="-632" w:type="dxa"/>
        <w:tblLayout w:type="fixed"/>
        <w:tblLook w:val="04A0" w:firstRow="1" w:lastRow="0" w:firstColumn="1" w:lastColumn="0" w:noHBand="0" w:noVBand="1"/>
      </w:tblPr>
      <w:tblGrid>
        <w:gridCol w:w="660"/>
        <w:gridCol w:w="1720"/>
        <w:gridCol w:w="2200"/>
        <w:gridCol w:w="822"/>
        <w:gridCol w:w="992"/>
        <w:gridCol w:w="989"/>
        <w:gridCol w:w="1437"/>
        <w:gridCol w:w="1134"/>
      </w:tblGrid>
      <w:tr w:rsidR="00727A74" w14:paraId="6B248683" w14:textId="77777777" w:rsidTr="00727A74">
        <w:trPr>
          <w:trHeight w:val="27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491E3C" w14:textId="77777777" w:rsidR="00727A74" w:rsidRDefault="00727A74" w:rsidP="00727A74">
            <w:pPr>
              <w:widowControl/>
              <w:jc w:val="center"/>
              <w:rPr>
                <w:rFonts w:ascii="黑体" w:eastAsia="黑体" w:hAnsi="黑体" w:cs="宋体"/>
                <w:color w:val="000000"/>
                <w:kern w:val="0"/>
                <w:sz w:val="22"/>
              </w:rPr>
            </w:pPr>
            <w:r>
              <w:rPr>
                <w:rFonts w:ascii="黑体" w:eastAsia="黑体" w:hAnsi="黑体" w:cs="宋体" w:hint="eastAsia"/>
                <w:color w:val="000000"/>
                <w:kern w:val="0"/>
                <w:sz w:val="22"/>
              </w:rPr>
              <w:t>序号</w:t>
            </w:r>
          </w:p>
        </w:tc>
        <w:tc>
          <w:tcPr>
            <w:tcW w:w="1720" w:type="dxa"/>
            <w:tcBorders>
              <w:top w:val="single" w:sz="4" w:space="0" w:color="auto"/>
              <w:left w:val="nil"/>
              <w:bottom w:val="single" w:sz="4" w:space="0" w:color="auto"/>
              <w:right w:val="single" w:sz="4" w:space="0" w:color="auto"/>
            </w:tcBorders>
            <w:shd w:val="clear" w:color="auto" w:fill="auto"/>
            <w:noWrap/>
            <w:vAlign w:val="center"/>
          </w:tcPr>
          <w:p w14:paraId="3519C9A0" w14:textId="77777777" w:rsidR="00727A74" w:rsidRDefault="00727A74" w:rsidP="00727A74">
            <w:pPr>
              <w:widowControl/>
              <w:jc w:val="center"/>
              <w:rPr>
                <w:rFonts w:ascii="黑体" w:eastAsia="黑体" w:hAnsi="黑体" w:cs="宋体"/>
                <w:color w:val="000000"/>
                <w:kern w:val="0"/>
                <w:sz w:val="22"/>
              </w:rPr>
            </w:pPr>
            <w:r>
              <w:rPr>
                <w:rFonts w:ascii="黑体" w:eastAsia="黑体" w:hAnsi="黑体" w:cs="宋体" w:hint="eastAsia"/>
                <w:color w:val="000000"/>
                <w:kern w:val="0"/>
                <w:sz w:val="22"/>
              </w:rPr>
              <w:t>信息项分类</w:t>
            </w:r>
          </w:p>
        </w:tc>
        <w:tc>
          <w:tcPr>
            <w:tcW w:w="2200" w:type="dxa"/>
            <w:tcBorders>
              <w:top w:val="single" w:sz="4" w:space="0" w:color="auto"/>
              <w:left w:val="nil"/>
              <w:bottom w:val="single" w:sz="4" w:space="0" w:color="auto"/>
              <w:right w:val="single" w:sz="4" w:space="0" w:color="auto"/>
            </w:tcBorders>
            <w:shd w:val="clear" w:color="auto" w:fill="auto"/>
            <w:noWrap/>
            <w:vAlign w:val="center"/>
          </w:tcPr>
          <w:p w14:paraId="3958D332" w14:textId="77777777" w:rsidR="00727A74" w:rsidRDefault="00727A74" w:rsidP="00727A74">
            <w:pPr>
              <w:widowControl/>
              <w:jc w:val="center"/>
              <w:rPr>
                <w:rFonts w:ascii="黑体" w:eastAsia="黑体" w:hAnsi="黑体" w:cs="宋体"/>
                <w:color w:val="000000"/>
                <w:kern w:val="0"/>
                <w:sz w:val="22"/>
              </w:rPr>
            </w:pPr>
            <w:r>
              <w:rPr>
                <w:rFonts w:ascii="黑体" w:eastAsia="黑体" w:hAnsi="黑体" w:cs="宋体" w:hint="eastAsia"/>
                <w:color w:val="000000"/>
                <w:kern w:val="0"/>
                <w:sz w:val="22"/>
              </w:rPr>
              <w:t>信息项</w:t>
            </w:r>
          </w:p>
        </w:tc>
        <w:tc>
          <w:tcPr>
            <w:tcW w:w="822" w:type="dxa"/>
            <w:tcBorders>
              <w:top w:val="single" w:sz="4" w:space="0" w:color="auto"/>
              <w:left w:val="nil"/>
              <w:bottom w:val="single" w:sz="4" w:space="0" w:color="auto"/>
              <w:right w:val="single" w:sz="4" w:space="0" w:color="auto"/>
            </w:tcBorders>
            <w:shd w:val="clear" w:color="auto" w:fill="auto"/>
            <w:noWrap/>
            <w:vAlign w:val="center"/>
          </w:tcPr>
          <w:p w14:paraId="1FAAF75D" w14:textId="77777777" w:rsidR="00727A74" w:rsidRDefault="00727A74" w:rsidP="00727A74">
            <w:pPr>
              <w:widowControl/>
              <w:jc w:val="center"/>
              <w:rPr>
                <w:rFonts w:ascii="黑体" w:eastAsia="黑体" w:hAnsi="黑体" w:cs="宋体"/>
                <w:color w:val="000000"/>
                <w:kern w:val="0"/>
                <w:sz w:val="22"/>
              </w:rPr>
            </w:pPr>
            <w:r>
              <w:rPr>
                <w:rFonts w:ascii="黑体" w:eastAsia="黑体" w:hAnsi="黑体" w:cs="宋体" w:hint="eastAsia"/>
                <w:color w:val="000000"/>
                <w:kern w:val="0"/>
                <w:sz w:val="22"/>
              </w:rPr>
              <w:t>输入/输出</w:t>
            </w:r>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7CE06839" w14:textId="77777777" w:rsidR="00727A74" w:rsidRDefault="00727A74" w:rsidP="00727A74">
            <w:pPr>
              <w:widowControl/>
              <w:jc w:val="center"/>
              <w:rPr>
                <w:rFonts w:ascii="黑体" w:eastAsia="黑体" w:hAnsi="黑体" w:cs="宋体"/>
                <w:color w:val="000000"/>
                <w:kern w:val="0"/>
                <w:sz w:val="22"/>
              </w:rPr>
            </w:pPr>
            <w:r>
              <w:rPr>
                <w:rFonts w:ascii="黑体" w:eastAsia="黑体" w:hAnsi="黑体" w:cs="宋体" w:hint="eastAsia"/>
                <w:color w:val="000000"/>
                <w:kern w:val="0"/>
                <w:sz w:val="22"/>
              </w:rPr>
              <w:t>信息项类型</w:t>
            </w:r>
          </w:p>
        </w:tc>
        <w:tc>
          <w:tcPr>
            <w:tcW w:w="989" w:type="dxa"/>
            <w:tcBorders>
              <w:top w:val="single" w:sz="4" w:space="0" w:color="auto"/>
              <w:left w:val="nil"/>
              <w:bottom w:val="single" w:sz="4" w:space="0" w:color="auto"/>
              <w:right w:val="single" w:sz="4" w:space="0" w:color="auto"/>
            </w:tcBorders>
            <w:shd w:val="clear" w:color="auto" w:fill="auto"/>
            <w:noWrap/>
            <w:vAlign w:val="center"/>
          </w:tcPr>
          <w:p w14:paraId="480B50D0" w14:textId="77777777" w:rsidR="00727A74" w:rsidRDefault="00727A74" w:rsidP="00727A74">
            <w:pPr>
              <w:widowControl/>
              <w:jc w:val="center"/>
              <w:rPr>
                <w:rFonts w:ascii="黑体" w:eastAsia="黑体" w:hAnsi="黑体" w:cs="宋体"/>
                <w:color w:val="000000"/>
                <w:kern w:val="0"/>
                <w:sz w:val="22"/>
              </w:rPr>
            </w:pPr>
            <w:r>
              <w:rPr>
                <w:rFonts w:ascii="黑体" w:eastAsia="黑体" w:hAnsi="黑体" w:cs="宋体" w:hint="eastAsia"/>
                <w:color w:val="000000"/>
                <w:kern w:val="0"/>
                <w:sz w:val="22"/>
              </w:rPr>
              <w:t>是否必填</w:t>
            </w:r>
          </w:p>
        </w:tc>
        <w:tc>
          <w:tcPr>
            <w:tcW w:w="1437" w:type="dxa"/>
            <w:tcBorders>
              <w:top w:val="single" w:sz="4" w:space="0" w:color="auto"/>
              <w:left w:val="nil"/>
              <w:bottom w:val="single" w:sz="4" w:space="0" w:color="auto"/>
              <w:right w:val="single" w:sz="4" w:space="0" w:color="auto"/>
            </w:tcBorders>
            <w:shd w:val="clear" w:color="auto" w:fill="auto"/>
            <w:noWrap/>
            <w:vAlign w:val="center"/>
          </w:tcPr>
          <w:p w14:paraId="75280A02" w14:textId="77777777" w:rsidR="00727A74" w:rsidRDefault="00727A74" w:rsidP="00727A74">
            <w:pPr>
              <w:widowControl/>
              <w:jc w:val="center"/>
              <w:rPr>
                <w:rFonts w:ascii="黑体" w:eastAsia="黑体" w:hAnsi="黑体" w:cs="宋体"/>
                <w:color w:val="000000"/>
                <w:kern w:val="0"/>
                <w:sz w:val="22"/>
              </w:rPr>
            </w:pPr>
            <w:r>
              <w:rPr>
                <w:rFonts w:ascii="黑体" w:eastAsia="黑体" w:hAnsi="黑体" w:cs="宋体" w:hint="eastAsia"/>
                <w:color w:val="000000"/>
                <w:kern w:val="0"/>
                <w:sz w:val="22"/>
              </w:rPr>
              <w:t>默认值</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1C14F5C0" w14:textId="77777777" w:rsidR="00727A74" w:rsidRDefault="00727A74" w:rsidP="00727A74">
            <w:pPr>
              <w:widowControl/>
              <w:jc w:val="center"/>
              <w:rPr>
                <w:rFonts w:ascii="黑体" w:eastAsia="黑体" w:hAnsi="黑体" w:cs="宋体"/>
                <w:color w:val="000000"/>
                <w:kern w:val="0"/>
                <w:sz w:val="22"/>
              </w:rPr>
            </w:pPr>
            <w:r>
              <w:rPr>
                <w:rFonts w:ascii="黑体" w:eastAsia="黑体" w:hAnsi="黑体" w:cs="宋体" w:hint="eastAsia"/>
                <w:color w:val="000000"/>
                <w:kern w:val="0"/>
                <w:sz w:val="22"/>
              </w:rPr>
              <w:t>表样附件</w:t>
            </w:r>
          </w:p>
        </w:tc>
      </w:tr>
      <w:tr w:rsidR="00727A74" w14:paraId="3C4F63CD" w14:textId="77777777" w:rsidTr="00727A74">
        <w:trPr>
          <w:trHeight w:val="285"/>
        </w:trPr>
        <w:tc>
          <w:tcPr>
            <w:tcW w:w="660" w:type="dxa"/>
            <w:tcBorders>
              <w:top w:val="nil"/>
              <w:left w:val="single" w:sz="4" w:space="0" w:color="auto"/>
              <w:bottom w:val="single" w:sz="4" w:space="0" w:color="auto"/>
              <w:right w:val="single" w:sz="4" w:space="0" w:color="auto"/>
            </w:tcBorders>
            <w:shd w:val="clear" w:color="auto" w:fill="auto"/>
            <w:noWrap/>
            <w:vAlign w:val="center"/>
          </w:tcPr>
          <w:p w14:paraId="73493F88" w14:textId="77777777" w:rsidR="00727A74" w:rsidRDefault="00727A74" w:rsidP="00727A74">
            <w:pPr>
              <w:widowControl/>
              <w:jc w:val="right"/>
              <w:rPr>
                <w:rFonts w:ascii="宋体" w:hAnsi="宋体" w:cs="宋体"/>
                <w:color w:val="000000"/>
                <w:kern w:val="0"/>
                <w:sz w:val="22"/>
              </w:rPr>
            </w:pPr>
            <w:r>
              <w:rPr>
                <w:rFonts w:ascii="宋体" w:hAnsi="宋体" w:cs="宋体" w:hint="eastAsia"/>
                <w:color w:val="000000"/>
                <w:kern w:val="0"/>
                <w:sz w:val="22"/>
              </w:rPr>
              <w:t>1</w:t>
            </w:r>
          </w:p>
        </w:tc>
        <w:tc>
          <w:tcPr>
            <w:tcW w:w="1720" w:type="dxa"/>
            <w:vMerge w:val="restart"/>
            <w:tcBorders>
              <w:top w:val="nil"/>
              <w:left w:val="single" w:sz="4" w:space="0" w:color="auto"/>
              <w:bottom w:val="single" w:sz="4" w:space="0" w:color="auto"/>
              <w:right w:val="single" w:sz="4" w:space="0" w:color="auto"/>
            </w:tcBorders>
            <w:shd w:val="clear" w:color="auto" w:fill="auto"/>
            <w:noWrap/>
            <w:vAlign w:val="center"/>
          </w:tcPr>
          <w:p w14:paraId="5C172CA1" w14:textId="77777777" w:rsidR="00727A74" w:rsidRDefault="00727A74" w:rsidP="00727A74">
            <w:pPr>
              <w:widowControl/>
              <w:jc w:val="center"/>
              <w:rPr>
                <w:rFonts w:ascii="黑体" w:eastAsia="黑体" w:hAnsi="黑体" w:cs="宋体"/>
                <w:color w:val="000000"/>
                <w:kern w:val="0"/>
                <w:sz w:val="22"/>
              </w:rPr>
            </w:pPr>
            <w:r>
              <w:rPr>
                <w:rFonts w:ascii="黑体" w:eastAsia="黑体" w:hAnsi="黑体" w:cs="宋体" w:hint="eastAsia"/>
                <w:color w:val="000000"/>
                <w:kern w:val="0"/>
                <w:sz w:val="22"/>
              </w:rPr>
              <w:t>单位信息</w:t>
            </w:r>
          </w:p>
        </w:tc>
        <w:tc>
          <w:tcPr>
            <w:tcW w:w="2200" w:type="dxa"/>
            <w:tcBorders>
              <w:top w:val="nil"/>
              <w:left w:val="nil"/>
              <w:bottom w:val="single" w:sz="4" w:space="0" w:color="auto"/>
              <w:right w:val="single" w:sz="4" w:space="0" w:color="auto"/>
            </w:tcBorders>
            <w:shd w:val="clear" w:color="auto" w:fill="auto"/>
            <w:noWrap/>
            <w:vAlign w:val="center"/>
          </w:tcPr>
          <w:p w14:paraId="00180FCF"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单位编码</w:t>
            </w:r>
          </w:p>
        </w:tc>
        <w:tc>
          <w:tcPr>
            <w:tcW w:w="822" w:type="dxa"/>
            <w:tcBorders>
              <w:top w:val="nil"/>
              <w:left w:val="nil"/>
              <w:bottom w:val="single" w:sz="4" w:space="0" w:color="auto"/>
              <w:right w:val="single" w:sz="4" w:space="0" w:color="auto"/>
            </w:tcBorders>
            <w:shd w:val="clear" w:color="auto" w:fill="auto"/>
            <w:noWrap/>
            <w:vAlign w:val="center"/>
          </w:tcPr>
          <w:p w14:paraId="36231A38"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输入/输出</w:t>
            </w:r>
          </w:p>
        </w:tc>
        <w:tc>
          <w:tcPr>
            <w:tcW w:w="992" w:type="dxa"/>
            <w:tcBorders>
              <w:top w:val="nil"/>
              <w:left w:val="nil"/>
              <w:bottom w:val="single" w:sz="4" w:space="0" w:color="auto"/>
              <w:right w:val="single" w:sz="4" w:space="0" w:color="auto"/>
            </w:tcBorders>
            <w:shd w:val="clear" w:color="auto" w:fill="auto"/>
            <w:noWrap/>
            <w:vAlign w:val="center"/>
          </w:tcPr>
          <w:p w14:paraId="7BB19BA7"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原值</w:t>
            </w:r>
          </w:p>
        </w:tc>
        <w:tc>
          <w:tcPr>
            <w:tcW w:w="989" w:type="dxa"/>
            <w:tcBorders>
              <w:top w:val="nil"/>
              <w:left w:val="nil"/>
              <w:bottom w:val="single" w:sz="4" w:space="0" w:color="auto"/>
              <w:right w:val="single" w:sz="4" w:space="0" w:color="auto"/>
            </w:tcBorders>
            <w:shd w:val="clear" w:color="auto" w:fill="auto"/>
            <w:noWrap/>
            <w:vAlign w:val="center"/>
          </w:tcPr>
          <w:p w14:paraId="67AD3DD1"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是</w:t>
            </w:r>
          </w:p>
        </w:tc>
        <w:tc>
          <w:tcPr>
            <w:tcW w:w="1437" w:type="dxa"/>
            <w:tcBorders>
              <w:top w:val="nil"/>
              <w:left w:val="single" w:sz="8" w:space="0" w:color="auto"/>
              <w:bottom w:val="single" w:sz="8" w:space="0" w:color="auto"/>
              <w:right w:val="single" w:sz="8" w:space="0" w:color="auto"/>
            </w:tcBorders>
            <w:shd w:val="clear" w:color="auto" w:fill="auto"/>
            <w:vAlign w:val="center"/>
          </w:tcPr>
          <w:p w14:paraId="7C296758" w14:textId="77777777" w:rsidR="00727A74" w:rsidRDefault="00727A74" w:rsidP="00727A74">
            <w:pPr>
              <w:widowControl/>
              <w:jc w:val="center"/>
              <w:rPr>
                <w:rFonts w:ascii="宋体" w:hAnsi="宋体" w:cs="宋体"/>
                <w:color w:val="000000"/>
                <w:kern w:val="0"/>
                <w:sz w:val="22"/>
              </w:rPr>
            </w:pPr>
            <w:r>
              <w:rPr>
                <w:rFonts w:ascii="宋体" w:hAnsi="宋体" w:cs="宋体" w:hint="eastAsia"/>
                <w:color w:val="000000"/>
                <w:kern w:val="0"/>
                <w:sz w:val="22"/>
              </w:rPr>
              <w:t>根据人员信息自动调取</w:t>
            </w:r>
          </w:p>
        </w:tc>
        <w:tc>
          <w:tcPr>
            <w:tcW w:w="1134" w:type="dxa"/>
            <w:vMerge w:val="restart"/>
            <w:tcBorders>
              <w:top w:val="nil"/>
              <w:left w:val="single" w:sz="4" w:space="0" w:color="auto"/>
              <w:bottom w:val="single" w:sz="4" w:space="0" w:color="auto"/>
              <w:right w:val="single" w:sz="4" w:space="0" w:color="auto"/>
            </w:tcBorders>
            <w:shd w:val="clear" w:color="auto" w:fill="auto"/>
            <w:vAlign w:val="center"/>
          </w:tcPr>
          <w:p w14:paraId="5B6E94CD" w14:textId="77777777" w:rsidR="00727A74" w:rsidRDefault="00727A74" w:rsidP="00727A74">
            <w:pPr>
              <w:widowControl/>
              <w:jc w:val="center"/>
              <w:rPr>
                <w:rFonts w:ascii="宋体" w:hAnsi="宋体" w:cs="宋体"/>
                <w:color w:val="000000"/>
                <w:kern w:val="0"/>
                <w:sz w:val="22"/>
              </w:rPr>
            </w:pPr>
            <w:r>
              <w:rPr>
                <w:rFonts w:ascii="宋体" w:hAnsi="宋体" w:cs="宋体" w:hint="eastAsia"/>
                <w:color w:val="000000"/>
                <w:kern w:val="0"/>
                <w:sz w:val="22"/>
              </w:rPr>
              <w:t>机关事业单位基本养老保险参保人员养老保险待遇申领表</w:t>
            </w:r>
          </w:p>
        </w:tc>
      </w:tr>
      <w:tr w:rsidR="00727A74" w14:paraId="3416BF50" w14:textId="77777777" w:rsidTr="00727A74">
        <w:trPr>
          <w:trHeight w:val="285"/>
        </w:trPr>
        <w:tc>
          <w:tcPr>
            <w:tcW w:w="660" w:type="dxa"/>
            <w:tcBorders>
              <w:top w:val="nil"/>
              <w:left w:val="single" w:sz="4" w:space="0" w:color="auto"/>
              <w:bottom w:val="single" w:sz="4" w:space="0" w:color="auto"/>
              <w:right w:val="single" w:sz="4" w:space="0" w:color="auto"/>
            </w:tcBorders>
            <w:shd w:val="clear" w:color="auto" w:fill="auto"/>
            <w:noWrap/>
            <w:vAlign w:val="center"/>
          </w:tcPr>
          <w:p w14:paraId="4CB47575" w14:textId="77777777" w:rsidR="00727A74" w:rsidRDefault="00727A74" w:rsidP="00727A74">
            <w:pPr>
              <w:widowControl/>
              <w:jc w:val="right"/>
              <w:rPr>
                <w:rFonts w:ascii="宋体" w:hAnsi="宋体" w:cs="宋体"/>
                <w:color w:val="000000"/>
                <w:kern w:val="0"/>
                <w:sz w:val="22"/>
              </w:rPr>
            </w:pPr>
            <w:r>
              <w:rPr>
                <w:rFonts w:ascii="宋体" w:hAnsi="宋体" w:cs="宋体" w:hint="eastAsia"/>
                <w:color w:val="000000"/>
                <w:kern w:val="0"/>
                <w:sz w:val="22"/>
              </w:rPr>
              <w:t>2</w:t>
            </w:r>
          </w:p>
        </w:tc>
        <w:tc>
          <w:tcPr>
            <w:tcW w:w="1720" w:type="dxa"/>
            <w:vMerge/>
            <w:tcBorders>
              <w:top w:val="nil"/>
              <w:left w:val="single" w:sz="4" w:space="0" w:color="auto"/>
              <w:bottom w:val="single" w:sz="4" w:space="0" w:color="auto"/>
              <w:right w:val="single" w:sz="4" w:space="0" w:color="auto"/>
            </w:tcBorders>
            <w:vAlign w:val="center"/>
          </w:tcPr>
          <w:p w14:paraId="420AD602" w14:textId="77777777" w:rsidR="00727A74" w:rsidRDefault="00727A74" w:rsidP="00727A74">
            <w:pPr>
              <w:widowControl/>
              <w:jc w:val="left"/>
              <w:rPr>
                <w:rFonts w:ascii="黑体" w:eastAsia="黑体" w:hAnsi="黑体" w:cs="宋体"/>
                <w:color w:val="000000"/>
                <w:kern w:val="0"/>
                <w:sz w:val="22"/>
              </w:rPr>
            </w:pPr>
          </w:p>
        </w:tc>
        <w:tc>
          <w:tcPr>
            <w:tcW w:w="2200" w:type="dxa"/>
            <w:tcBorders>
              <w:top w:val="nil"/>
              <w:left w:val="nil"/>
              <w:bottom w:val="single" w:sz="4" w:space="0" w:color="auto"/>
              <w:right w:val="single" w:sz="4" w:space="0" w:color="auto"/>
            </w:tcBorders>
            <w:shd w:val="clear" w:color="auto" w:fill="auto"/>
            <w:noWrap/>
            <w:vAlign w:val="center"/>
          </w:tcPr>
          <w:p w14:paraId="34C0CFA9"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单位名称</w:t>
            </w:r>
          </w:p>
        </w:tc>
        <w:tc>
          <w:tcPr>
            <w:tcW w:w="822" w:type="dxa"/>
            <w:tcBorders>
              <w:top w:val="nil"/>
              <w:left w:val="nil"/>
              <w:bottom w:val="single" w:sz="4" w:space="0" w:color="auto"/>
              <w:right w:val="single" w:sz="4" w:space="0" w:color="auto"/>
            </w:tcBorders>
            <w:shd w:val="clear" w:color="auto" w:fill="auto"/>
            <w:noWrap/>
            <w:vAlign w:val="center"/>
          </w:tcPr>
          <w:p w14:paraId="63EB646D"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输入/输出</w:t>
            </w:r>
          </w:p>
        </w:tc>
        <w:tc>
          <w:tcPr>
            <w:tcW w:w="992" w:type="dxa"/>
            <w:tcBorders>
              <w:top w:val="nil"/>
              <w:left w:val="nil"/>
              <w:bottom w:val="single" w:sz="4" w:space="0" w:color="auto"/>
              <w:right w:val="single" w:sz="4" w:space="0" w:color="auto"/>
            </w:tcBorders>
            <w:shd w:val="clear" w:color="auto" w:fill="auto"/>
            <w:noWrap/>
            <w:vAlign w:val="center"/>
          </w:tcPr>
          <w:p w14:paraId="5878A83A"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原值</w:t>
            </w:r>
          </w:p>
        </w:tc>
        <w:tc>
          <w:tcPr>
            <w:tcW w:w="989" w:type="dxa"/>
            <w:tcBorders>
              <w:top w:val="nil"/>
              <w:left w:val="nil"/>
              <w:bottom w:val="single" w:sz="4" w:space="0" w:color="auto"/>
              <w:right w:val="single" w:sz="4" w:space="0" w:color="auto"/>
            </w:tcBorders>
            <w:shd w:val="clear" w:color="auto" w:fill="auto"/>
            <w:noWrap/>
            <w:vAlign w:val="center"/>
          </w:tcPr>
          <w:p w14:paraId="27DA91DD"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是</w:t>
            </w:r>
          </w:p>
        </w:tc>
        <w:tc>
          <w:tcPr>
            <w:tcW w:w="1437" w:type="dxa"/>
            <w:tcBorders>
              <w:top w:val="nil"/>
              <w:left w:val="single" w:sz="8" w:space="0" w:color="auto"/>
              <w:bottom w:val="single" w:sz="8" w:space="0" w:color="auto"/>
              <w:right w:val="single" w:sz="8" w:space="0" w:color="auto"/>
            </w:tcBorders>
            <w:shd w:val="clear" w:color="auto" w:fill="auto"/>
            <w:vAlign w:val="center"/>
          </w:tcPr>
          <w:p w14:paraId="071A8821" w14:textId="77777777" w:rsidR="00727A74" w:rsidRDefault="00727A74" w:rsidP="00727A74">
            <w:pPr>
              <w:widowControl/>
              <w:jc w:val="center"/>
              <w:rPr>
                <w:rFonts w:ascii="宋体" w:hAnsi="宋体" w:cs="宋体"/>
                <w:color w:val="000000"/>
                <w:kern w:val="0"/>
                <w:sz w:val="22"/>
              </w:rPr>
            </w:pPr>
            <w:r>
              <w:rPr>
                <w:rFonts w:ascii="宋体" w:hAnsi="宋体" w:cs="宋体" w:hint="eastAsia"/>
                <w:color w:val="000000"/>
                <w:kern w:val="0"/>
                <w:sz w:val="22"/>
              </w:rPr>
              <w:t>根据人员信息自动调取</w:t>
            </w:r>
          </w:p>
        </w:tc>
        <w:tc>
          <w:tcPr>
            <w:tcW w:w="1134" w:type="dxa"/>
            <w:vMerge/>
            <w:tcBorders>
              <w:top w:val="nil"/>
              <w:left w:val="single" w:sz="4" w:space="0" w:color="auto"/>
              <w:bottom w:val="single" w:sz="4" w:space="0" w:color="auto"/>
              <w:right w:val="single" w:sz="4" w:space="0" w:color="auto"/>
            </w:tcBorders>
            <w:vAlign w:val="center"/>
          </w:tcPr>
          <w:p w14:paraId="1FE52059" w14:textId="77777777" w:rsidR="00727A74" w:rsidRDefault="00727A74" w:rsidP="00727A74">
            <w:pPr>
              <w:widowControl/>
              <w:jc w:val="left"/>
              <w:rPr>
                <w:rFonts w:ascii="宋体" w:hAnsi="宋体" w:cs="宋体"/>
                <w:color w:val="000000"/>
                <w:kern w:val="0"/>
                <w:sz w:val="22"/>
              </w:rPr>
            </w:pPr>
          </w:p>
        </w:tc>
      </w:tr>
      <w:tr w:rsidR="00727A74" w14:paraId="10D311EF" w14:textId="77777777" w:rsidTr="00727A74">
        <w:trPr>
          <w:trHeight w:val="285"/>
        </w:trPr>
        <w:tc>
          <w:tcPr>
            <w:tcW w:w="660" w:type="dxa"/>
            <w:tcBorders>
              <w:top w:val="nil"/>
              <w:left w:val="single" w:sz="4" w:space="0" w:color="auto"/>
              <w:bottom w:val="single" w:sz="4" w:space="0" w:color="auto"/>
              <w:right w:val="single" w:sz="4" w:space="0" w:color="auto"/>
            </w:tcBorders>
            <w:shd w:val="clear" w:color="auto" w:fill="auto"/>
            <w:noWrap/>
            <w:vAlign w:val="center"/>
          </w:tcPr>
          <w:p w14:paraId="67B636C1" w14:textId="77777777" w:rsidR="00727A74" w:rsidRDefault="00727A74" w:rsidP="00727A74">
            <w:pPr>
              <w:widowControl/>
              <w:jc w:val="right"/>
              <w:rPr>
                <w:rFonts w:ascii="宋体" w:hAnsi="宋体" w:cs="宋体"/>
                <w:color w:val="000000"/>
                <w:kern w:val="0"/>
                <w:sz w:val="22"/>
              </w:rPr>
            </w:pPr>
            <w:r>
              <w:rPr>
                <w:rFonts w:ascii="宋体" w:hAnsi="宋体" w:cs="宋体" w:hint="eastAsia"/>
                <w:color w:val="000000"/>
                <w:kern w:val="0"/>
                <w:sz w:val="22"/>
              </w:rPr>
              <w:t>3</w:t>
            </w:r>
          </w:p>
        </w:tc>
        <w:tc>
          <w:tcPr>
            <w:tcW w:w="1720" w:type="dxa"/>
            <w:vMerge/>
            <w:tcBorders>
              <w:top w:val="nil"/>
              <w:left w:val="single" w:sz="4" w:space="0" w:color="auto"/>
              <w:bottom w:val="single" w:sz="4" w:space="0" w:color="auto"/>
              <w:right w:val="single" w:sz="4" w:space="0" w:color="auto"/>
            </w:tcBorders>
            <w:vAlign w:val="center"/>
          </w:tcPr>
          <w:p w14:paraId="545F6A05" w14:textId="77777777" w:rsidR="00727A74" w:rsidRDefault="00727A74" w:rsidP="00727A74">
            <w:pPr>
              <w:widowControl/>
              <w:jc w:val="left"/>
              <w:rPr>
                <w:rFonts w:ascii="黑体" w:eastAsia="黑体" w:hAnsi="黑体" w:cs="宋体"/>
                <w:color w:val="000000"/>
                <w:kern w:val="0"/>
                <w:sz w:val="22"/>
              </w:rPr>
            </w:pPr>
          </w:p>
        </w:tc>
        <w:tc>
          <w:tcPr>
            <w:tcW w:w="2200" w:type="dxa"/>
            <w:tcBorders>
              <w:top w:val="nil"/>
              <w:left w:val="nil"/>
              <w:bottom w:val="single" w:sz="4" w:space="0" w:color="auto"/>
              <w:right w:val="single" w:sz="4" w:space="0" w:color="auto"/>
            </w:tcBorders>
            <w:shd w:val="clear" w:color="auto" w:fill="auto"/>
            <w:noWrap/>
            <w:vAlign w:val="center"/>
          </w:tcPr>
          <w:p w14:paraId="6B732ED6"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单位类型</w:t>
            </w:r>
          </w:p>
        </w:tc>
        <w:tc>
          <w:tcPr>
            <w:tcW w:w="822" w:type="dxa"/>
            <w:tcBorders>
              <w:top w:val="nil"/>
              <w:left w:val="nil"/>
              <w:bottom w:val="single" w:sz="4" w:space="0" w:color="auto"/>
              <w:right w:val="single" w:sz="4" w:space="0" w:color="auto"/>
            </w:tcBorders>
            <w:shd w:val="clear" w:color="auto" w:fill="auto"/>
            <w:noWrap/>
            <w:vAlign w:val="center"/>
          </w:tcPr>
          <w:p w14:paraId="3CD8AC99"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输入</w:t>
            </w:r>
          </w:p>
        </w:tc>
        <w:tc>
          <w:tcPr>
            <w:tcW w:w="992" w:type="dxa"/>
            <w:tcBorders>
              <w:top w:val="nil"/>
              <w:left w:val="nil"/>
              <w:bottom w:val="single" w:sz="4" w:space="0" w:color="auto"/>
              <w:right w:val="single" w:sz="4" w:space="0" w:color="auto"/>
            </w:tcBorders>
            <w:shd w:val="clear" w:color="auto" w:fill="auto"/>
            <w:noWrap/>
            <w:vAlign w:val="center"/>
          </w:tcPr>
          <w:p w14:paraId="5F622FF0"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编码</w:t>
            </w:r>
          </w:p>
        </w:tc>
        <w:tc>
          <w:tcPr>
            <w:tcW w:w="989" w:type="dxa"/>
            <w:tcBorders>
              <w:top w:val="nil"/>
              <w:left w:val="nil"/>
              <w:bottom w:val="single" w:sz="4" w:space="0" w:color="auto"/>
              <w:right w:val="single" w:sz="4" w:space="0" w:color="auto"/>
            </w:tcBorders>
            <w:shd w:val="clear" w:color="auto" w:fill="auto"/>
            <w:noWrap/>
            <w:vAlign w:val="center"/>
          </w:tcPr>
          <w:p w14:paraId="54D5F988"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是</w:t>
            </w:r>
          </w:p>
        </w:tc>
        <w:tc>
          <w:tcPr>
            <w:tcW w:w="1437" w:type="dxa"/>
            <w:tcBorders>
              <w:top w:val="nil"/>
              <w:left w:val="single" w:sz="8" w:space="0" w:color="auto"/>
              <w:bottom w:val="single" w:sz="8" w:space="0" w:color="auto"/>
              <w:right w:val="single" w:sz="8" w:space="0" w:color="auto"/>
            </w:tcBorders>
            <w:shd w:val="clear" w:color="auto" w:fill="auto"/>
            <w:vAlign w:val="center"/>
          </w:tcPr>
          <w:p w14:paraId="2FD2AD19" w14:textId="77777777" w:rsidR="00727A74" w:rsidRDefault="00727A74" w:rsidP="00727A74">
            <w:pPr>
              <w:widowControl/>
              <w:jc w:val="center"/>
              <w:rPr>
                <w:rFonts w:ascii="宋体" w:hAnsi="宋体" w:cs="宋体"/>
                <w:color w:val="000000"/>
                <w:kern w:val="0"/>
                <w:sz w:val="22"/>
              </w:rPr>
            </w:pPr>
            <w:r>
              <w:rPr>
                <w:rFonts w:ascii="宋体" w:hAnsi="宋体" w:cs="宋体" w:hint="eastAsia"/>
                <w:color w:val="000000"/>
                <w:kern w:val="0"/>
                <w:sz w:val="22"/>
              </w:rPr>
              <w:t>根据人员信息自动调取，编码规则另附</w:t>
            </w:r>
          </w:p>
        </w:tc>
        <w:tc>
          <w:tcPr>
            <w:tcW w:w="1134" w:type="dxa"/>
            <w:vMerge/>
            <w:tcBorders>
              <w:top w:val="nil"/>
              <w:left w:val="single" w:sz="4" w:space="0" w:color="auto"/>
              <w:bottom w:val="single" w:sz="4" w:space="0" w:color="auto"/>
              <w:right w:val="single" w:sz="4" w:space="0" w:color="auto"/>
            </w:tcBorders>
            <w:vAlign w:val="center"/>
          </w:tcPr>
          <w:p w14:paraId="404777FE" w14:textId="77777777" w:rsidR="00727A74" w:rsidRDefault="00727A74" w:rsidP="00727A74">
            <w:pPr>
              <w:widowControl/>
              <w:jc w:val="left"/>
              <w:rPr>
                <w:rFonts w:ascii="宋体" w:hAnsi="宋体" w:cs="宋体"/>
                <w:color w:val="000000"/>
                <w:kern w:val="0"/>
                <w:sz w:val="22"/>
              </w:rPr>
            </w:pPr>
          </w:p>
        </w:tc>
      </w:tr>
      <w:tr w:rsidR="00727A74" w14:paraId="4A733221" w14:textId="77777777" w:rsidTr="00727A74">
        <w:trPr>
          <w:trHeight w:val="285"/>
        </w:trPr>
        <w:tc>
          <w:tcPr>
            <w:tcW w:w="660" w:type="dxa"/>
            <w:tcBorders>
              <w:top w:val="nil"/>
              <w:left w:val="single" w:sz="4" w:space="0" w:color="auto"/>
              <w:bottom w:val="single" w:sz="4" w:space="0" w:color="auto"/>
              <w:right w:val="single" w:sz="4" w:space="0" w:color="auto"/>
            </w:tcBorders>
            <w:shd w:val="clear" w:color="auto" w:fill="auto"/>
            <w:noWrap/>
            <w:vAlign w:val="center"/>
          </w:tcPr>
          <w:p w14:paraId="0C63BC51" w14:textId="77777777" w:rsidR="00727A74" w:rsidRDefault="00727A74" w:rsidP="00727A74">
            <w:pPr>
              <w:widowControl/>
              <w:jc w:val="right"/>
              <w:rPr>
                <w:rFonts w:ascii="宋体" w:hAnsi="宋体" w:cs="宋体"/>
                <w:color w:val="000000"/>
                <w:kern w:val="0"/>
                <w:sz w:val="22"/>
              </w:rPr>
            </w:pPr>
            <w:r>
              <w:rPr>
                <w:rFonts w:ascii="宋体" w:hAnsi="宋体" w:cs="宋体" w:hint="eastAsia"/>
                <w:color w:val="000000"/>
                <w:kern w:val="0"/>
                <w:sz w:val="22"/>
              </w:rPr>
              <w:t>4</w:t>
            </w:r>
          </w:p>
        </w:tc>
        <w:tc>
          <w:tcPr>
            <w:tcW w:w="1720" w:type="dxa"/>
            <w:vMerge w:val="restart"/>
            <w:tcBorders>
              <w:top w:val="nil"/>
              <w:left w:val="single" w:sz="4" w:space="0" w:color="auto"/>
              <w:right w:val="single" w:sz="4" w:space="0" w:color="auto"/>
            </w:tcBorders>
            <w:shd w:val="clear" w:color="auto" w:fill="auto"/>
            <w:noWrap/>
            <w:vAlign w:val="center"/>
          </w:tcPr>
          <w:p w14:paraId="693C35A2" w14:textId="77777777" w:rsidR="00727A74" w:rsidRDefault="00727A74" w:rsidP="00727A74">
            <w:pPr>
              <w:widowControl/>
              <w:jc w:val="center"/>
              <w:rPr>
                <w:rFonts w:ascii="黑体" w:eastAsia="黑体" w:hAnsi="黑体" w:cs="宋体"/>
                <w:color w:val="000000"/>
                <w:kern w:val="0"/>
                <w:sz w:val="22"/>
              </w:rPr>
            </w:pPr>
            <w:r>
              <w:rPr>
                <w:rFonts w:ascii="黑体" w:eastAsia="黑体" w:hAnsi="黑体" w:cs="宋体" w:hint="eastAsia"/>
                <w:color w:val="000000"/>
                <w:kern w:val="0"/>
                <w:sz w:val="22"/>
              </w:rPr>
              <w:t>人员信息</w:t>
            </w:r>
          </w:p>
        </w:tc>
        <w:tc>
          <w:tcPr>
            <w:tcW w:w="2200" w:type="dxa"/>
            <w:tcBorders>
              <w:top w:val="nil"/>
              <w:left w:val="nil"/>
              <w:bottom w:val="single" w:sz="4" w:space="0" w:color="auto"/>
              <w:right w:val="single" w:sz="4" w:space="0" w:color="auto"/>
            </w:tcBorders>
            <w:shd w:val="clear" w:color="auto" w:fill="auto"/>
            <w:noWrap/>
            <w:vAlign w:val="center"/>
          </w:tcPr>
          <w:p w14:paraId="45E26942"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个人编号</w:t>
            </w:r>
          </w:p>
        </w:tc>
        <w:tc>
          <w:tcPr>
            <w:tcW w:w="822" w:type="dxa"/>
            <w:tcBorders>
              <w:top w:val="nil"/>
              <w:left w:val="nil"/>
              <w:bottom w:val="single" w:sz="4" w:space="0" w:color="auto"/>
              <w:right w:val="single" w:sz="4" w:space="0" w:color="auto"/>
            </w:tcBorders>
            <w:shd w:val="clear" w:color="auto" w:fill="auto"/>
            <w:noWrap/>
            <w:vAlign w:val="center"/>
          </w:tcPr>
          <w:p w14:paraId="19ECE7EA"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输入/输出</w:t>
            </w:r>
          </w:p>
        </w:tc>
        <w:tc>
          <w:tcPr>
            <w:tcW w:w="992" w:type="dxa"/>
            <w:tcBorders>
              <w:top w:val="nil"/>
              <w:left w:val="nil"/>
              <w:bottom w:val="single" w:sz="4" w:space="0" w:color="auto"/>
              <w:right w:val="single" w:sz="4" w:space="0" w:color="auto"/>
            </w:tcBorders>
            <w:shd w:val="clear" w:color="auto" w:fill="auto"/>
            <w:noWrap/>
            <w:vAlign w:val="center"/>
          </w:tcPr>
          <w:p w14:paraId="3089B4CE"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原值</w:t>
            </w:r>
          </w:p>
        </w:tc>
        <w:tc>
          <w:tcPr>
            <w:tcW w:w="989" w:type="dxa"/>
            <w:tcBorders>
              <w:top w:val="nil"/>
              <w:left w:val="nil"/>
              <w:bottom w:val="single" w:sz="4" w:space="0" w:color="auto"/>
              <w:right w:val="single" w:sz="4" w:space="0" w:color="auto"/>
            </w:tcBorders>
            <w:shd w:val="clear" w:color="auto" w:fill="auto"/>
            <w:noWrap/>
            <w:vAlign w:val="center"/>
          </w:tcPr>
          <w:p w14:paraId="2DEA108A"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是</w:t>
            </w:r>
          </w:p>
        </w:tc>
        <w:tc>
          <w:tcPr>
            <w:tcW w:w="1437" w:type="dxa"/>
            <w:vMerge w:val="restart"/>
            <w:tcBorders>
              <w:top w:val="nil"/>
              <w:left w:val="single" w:sz="8" w:space="0" w:color="auto"/>
              <w:right w:val="single" w:sz="8" w:space="0" w:color="auto"/>
            </w:tcBorders>
            <w:shd w:val="clear" w:color="auto" w:fill="auto"/>
            <w:vAlign w:val="center"/>
          </w:tcPr>
          <w:p w14:paraId="07893F79" w14:textId="77777777" w:rsidR="00727A74" w:rsidRDefault="00727A74" w:rsidP="00727A74">
            <w:pPr>
              <w:widowControl/>
              <w:jc w:val="center"/>
              <w:rPr>
                <w:rFonts w:ascii="宋体" w:hAnsi="宋体" w:cs="宋体"/>
                <w:color w:val="000000"/>
                <w:kern w:val="0"/>
                <w:sz w:val="22"/>
              </w:rPr>
            </w:pPr>
            <w:r>
              <w:rPr>
                <w:rFonts w:ascii="宋体" w:hAnsi="宋体" w:cs="宋体" w:hint="eastAsia"/>
                <w:color w:val="000000"/>
                <w:kern w:val="0"/>
                <w:sz w:val="22"/>
              </w:rPr>
              <w:t>个人编号、姓名、证件号码三选一录入（个人编号一栏支持姓名、证件号码录入模糊查找），其他两项根据录入项自动调取</w:t>
            </w:r>
          </w:p>
        </w:tc>
        <w:tc>
          <w:tcPr>
            <w:tcW w:w="1134" w:type="dxa"/>
            <w:vMerge/>
            <w:tcBorders>
              <w:top w:val="nil"/>
              <w:left w:val="single" w:sz="4" w:space="0" w:color="auto"/>
              <w:bottom w:val="single" w:sz="4" w:space="0" w:color="auto"/>
              <w:right w:val="single" w:sz="4" w:space="0" w:color="auto"/>
            </w:tcBorders>
            <w:vAlign w:val="center"/>
          </w:tcPr>
          <w:p w14:paraId="3754C76B" w14:textId="77777777" w:rsidR="00727A74" w:rsidRDefault="00727A74" w:rsidP="00727A74">
            <w:pPr>
              <w:widowControl/>
              <w:jc w:val="left"/>
              <w:rPr>
                <w:rFonts w:ascii="宋体" w:hAnsi="宋体" w:cs="宋体"/>
                <w:color w:val="000000"/>
                <w:kern w:val="0"/>
                <w:sz w:val="22"/>
              </w:rPr>
            </w:pPr>
          </w:p>
        </w:tc>
      </w:tr>
      <w:tr w:rsidR="00727A74" w14:paraId="7479D697" w14:textId="77777777" w:rsidTr="00727A74">
        <w:trPr>
          <w:trHeight w:val="285"/>
        </w:trPr>
        <w:tc>
          <w:tcPr>
            <w:tcW w:w="660" w:type="dxa"/>
            <w:tcBorders>
              <w:top w:val="nil"/>
              <w:left w:val="single" w:sz="4" w:space="0" w:color="auto"/>
              <w:bottom w:val="single" w:sz="4" w:space="0" w:color="auto"/>
              <w:right w:val="single" w:sz="4" w:space="0" w:color="auto"/>
            </w:tcBorders>
            <w:shd w:val="clear" w:color="auto" w:fill="auto"/>
            <w:noWrap/>
            <w:vAlign w:val="center"/>
          </w:tcPr>
          <w:p w14:paraId="40570929" w14:textId="77777777" w:rsidR="00727A74" w:rsidRDefault="00727A74" w:rsidP="00727A74">
            <w:pPr>
              <w:widowControl/>
              <w:jc w:val="right"/>
              <w:rPr>
                <w:rFonts w:ascii="宋体" w:hAnsi="宋体" w:cs="宋体"/>
                <w:color w:val="000000"/>
                <w:kern w:val="0"/>
                <w:sz w:val="22"/>
              </w:rPr>
            </w:pPr>
            <w:r>
              <w:rPr>
                <w:rFonts w:ascii="宋体" w:hAnsi="宋体" w:cs="宋体" w:hint="eastAsia"/>
                <w:color w:val="000000"/>
                <w:kern w:val="0"/>
                <w:sz w:val="22"/>
              </w:rPr>
              <w:t>5</w:t>
            </w:r>
          </w:p>
        </w:tc>
        <w:tc>
          <w:tcPr>
            <w:tcW w:w="1720" w:type="dxa"/>
            <w:vMerge/>
            <w:tcBorders>
              <w:left w:val="single" w:sz="4" w:space="0" w:color="auto"/>
              <w:right w:val="single" w:sz="4" w:space="0" w:color="auto"/>
            </w:tcBorders>
            <w:vAlign w:val="center"/>
          </w:tcPr>
          <w:p w14:paraId="66073652" w14:textId="77777777" w:rsidR="00727A74" w:rsidRDefault="00727A74" w:rsidP="00727A74">
            <w:pPr>
              <w:widowControl/>
              <w:jc w:val="left"/>
              <w:rPr>
                <w:rFonts w:ascii="黑体" w:eastAsia="黑体" w:hAnsi="黑体" w:cs="宋体"/>
                <w:color w:val="000000"/>
                <w:kern w:val="0"/>
                <w:sz w:val="22"/>
              </w:rPr>
            </w:pPr>
          </w:p>
        </w:tc>
        <w:tc>
          <w:tcPr>
            <w:tcW w:w="2200" w:type="dxa"/>
            <w:tcBorders>
              <w:top w:val="nil"/>
              <w:left w:val="nil"/>
              <w:bottom w:val="single" w:sz="4" w:space="0" w:color="auto"/>
              <w:right w:val="single" w:sz="4" w:space="0" w:color="auto"/>
            </w:tcBorders>
            <w:shd w:val="clear" w:color="auto" w:fill="auto"/>
            <w:noWrap/>
            <w:vAlign w:val="center"/>
          </w:tcPr>
          <w:p w14:paraId="3DBBCC1E"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姓名</w:t>
            </w:r>
          </w:p>
        </w:tc>
        <w:tc>
          <w:tcPr>
            <w:tcW w:w="822" w:type="dxa"/>
            <w:tcBorders>
              <w:top w:val="nil"/>
              <w:left w:val="nil"/>
              <w:bottom w:val="single" w:sz="4" w:space="0" w:color="auto"/>
              <w:right w:val="single" w:sz="4" w:space="0" w:color="auto"/>
            </w:tcBorders>
            <w:shd w:val="clear" w:color="auto" w:fill="auto"/>
            <w:noWrap/>
            <w:vAlign w:val="center"/>
          </w:tcPr>
          <w:p w14:paraId="68927D0D"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输入/输出</w:t>
            </w:r>
          </w:p>
        </w:tc>
        <w:tc>
          <w:tcPr>
            <w:tcW w:w="992" w:type="dxa"/>
            <w:tcBorders>
              <w:top w:val="nil"/>
              <w:left w:val="nil"/>
              <w:bottom w:val="single" w:sz="4" w:space="0" w:color="auto"/>
              <w:right w:val="single" w:sz="4" w:space="0" w:color="auto"/>
            </w:tcBorders>
            <w:shd w:val="clear" w:color="auto" w:fill="auto"/>
            <w:noWrap/>
            <w:vAlign w:val="center"/>
          </w:tcPr>
          <w:p w14:paraId="56D459FA"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原值</w:t>
            </w:r>
          </w:p>
        </w:tc>
        <w:tc>
          <w:tcPr>
            <w:tcW w:w="989" w:type="dxa"/>
            <w:tcBorders>
              <w:top w:val="nil"/>
              <w:left w:val="nil"/>
              <w:bottom w:val="single" w:sz="4" w:space="0" w:color="auto"/>
              <w:right w:val="single" w:sz="4" w:space="0" w:color="auto"/>
            </w:tcBorders>
            <w:shd w:val="clear" w:color="auto" w:fill="auto"/>
            <w:noWrap/>
            <w:vAlign w:val="center"/>
          </w:tcPr>
          <w:p w14:paraId="2B8CA822"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是</w:t>
            </w:r>
          </w:p>
        </w:tc>
        <w:tc>
          <w:tcPr>
            <w:tcW w:w="1437" w:type="dxa"/>
            <w:vMerge/>
            <w:tcBorders>
              <w:left w:val="single" w:sz="8" w:space="0" w:color="auto"/>
              <w:right w:val="single" w:sz="8" w:space="0" w:color="auto"/>
            </w:tcBorders>
            <w:shd w:val="clear" w:color="auto" w:fill="auto"/>
            <w:vAlign w:val="center"/>
          </w:tcPr>
          <w:p w14:paraId="4E1AF1CC" w14:textId="77777777" w:rsidR="00727A74" w:rsidRDefault="00727A74" w:rsidP="00727A74">
            <w:pPr>
              <w:widowControl/>
              <w:jc w:val="center"/>
              <w:rPr>
                <w:rFonts w:ascii="宋体" w:hAnsi="宋体" w:cs="宋体"/>
                <w:color w:val="000000"/>
                <w:kern w:val="0"/>
                <w:sz w:val="22"/>
              </w:rPr>
            </w:pPr>
          </w:p>
        </w:tc>
        <w:tc>
          <w:tcPr>
            <w:tcW w:w="1134" w:type="dxa"/>
            <w:vMerge/>
            <w:tcBorders>
              <w:top w:val="nil"/>
              <w:left w:val="single" w:sz="4" w:space="0" w:color="auto"/>
              <w:bottom w:val="single" w:sz="4" w:space="0" w:color="auto"/>
              <w:right w:val="single" w:sz="4" w:space="0" w:color="auto"/>
            </w:tcBorders>
            <w:vAlign w:val="center"/>
          </w:tcPr>
          <w:p w14:paraId="7ABB09F4" w14:textId="77777777" w:rsidR="00727A74" w:rsidRDefault="00727A74" w:rsidP="00727A74">
            <w:pPr>
              <w:widowControl/>
              <w:jc w:val="left"/>
              <w:rPr>
                <w:rFonts w:ascii="宋体" w:hAnsi="宋体" w:cs="宋体"/>
                <w:color w:val="000000"/>
                <w:kern w:val="0"/>
                <w:sz w:val="22"/>
              </w:rPr>
            </w:pPr>
          </w:p>
        </w:tc>
      </w:tr>
      <w:tr w:rsidR="00727A74" w14:paraId="1DFC8B4F" w14:textId="77777777" w:rsidTr="00727A74">
        <w:trPr>
          <w:trHeight w:val="285"/>
        </w:trPr>
        <w:tc>
          <w:tcPr>
            <w:tcW w:w="660" w:type="dxa"/>
            <w:tcBorders>
              <w:top w:val="nil"/>
              <w:left w:val="single" w:sz="4" w:space="0" w:color="auto"/>
              <w:bottom w:val="single" w:sz="4" w:space="0" w:color="auto"/>
              <w:right w:val="single" w:sz="4" w:space="0" w:color="auto"/>
            </w:tcBorders>
            <w:shd w:val="clear" w:color="auto" w:fill="auto"/>
            <w:noWrap/>
            <w:vAlign w:val="center"/>
          </w:tcPr>
          <w:p w14:paraId="012A4FED" w14:textId="77777777" w:rsidR="00727A74" w:rsidRDefault="00727A74" w:rsidP="00727A74">
            <w:pPr>
              <w:widowControl/>
              <w:jc w:val="right"/>
              <w:rPr>
                <w:rFonts w:ascii="宋体" w:hAnsi="宋体" w:cs="宋体"/>
                <w:color w:val="000000"/>
                <w:kern w:val="0"/>
                <w:sz w:val="22"/>
              </w:rPr>
            </w:pPr>
            <w:r>
              <w:rPr>
                <w:rFonts w:ascii="宋体" w:hAnsi="宋体" w:cs="宋体" w:hint="eastAsia"/>
                <w:color w:val="000000"/>
                <w:kern w:val="0"/>
                <w:sz w:val="22"/>
              </w:rPr>
              <w:t>6</w:t>
            </w:r>
          </w:p>
        </w:tc>
        <w:tc>
          <w:tcPr>
            <w:tcW w:w="1720" w:type="dxa"/>
            <w:vMerge/>
            <w:tcBorders>
              <w:left w:val="single" w:sz="4" w:space="0" w:color="auto"/>
              <w:right w:val="single" w:sz="4" w:space="0" w:color="auto"/>
            </w:tcBorders>
            <w:vAlign w:val="center"/>
          </w:tcPr>
          <w:p w14:paraId="4F48EE52" w14:textId="77777777" w:rsidR="00727A74" w:rsidRDefault="00727A74" w:rsidP="00727A74">
            <w:pPr>
              <w:widowControl/>
              <w:jc w:val="left"/>
              <w:rPr>
                <w:rFonts w:ascii="黑体" w:eastAsia="黑体" w:hAnsi="黑体" w:cs="宋体"/>
                <w:color w:val="000000"/>
                <w:kern w:val="0"/>
                <w:sz w:val="22"/>
              </w:rPr>
            </w:pPr>
          </w:p>
        </w:tc>
        <w:tc>
          <w:tcPr>
            <w:tcW w:w="2200" w:type="dxa"/>
            <w:tcBorders>
              <w:top w:val="nil"/>
              <w:left w:val="nil"/>
              <w:bottom w:val="single" w:sz="4" w:space="0" w:color="auto"/>
              <w:right w:val="single" w:sz="4" w:space="0" w:color="auto"/>
            </w:tcBorders>
            <w:shd w:val="clear" w:color="auto" w:fill="auto"/>
            <w:noWrap/>
            <w:vAlign w:val="center"/>
          </w:tcPr>
          <w:p w14:paraId="3BEB949C"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证件类型</w:t>
            </w:r>
          </w:p>
        </w:tc>
        <w:tc>
          <w:tcPr>
            <w:tcW w:w="822" w:type="dxa"/>
            <w:tcBorders>
              <w:top w:val="nil"/>
              <w:left w:val="nil"/>
              <w:bottom w:val="single" w:sz="4" w:space="0" w:color="auto"/>
              <w:right w:val="single" w:sz="4" w:space="0" w:color="auto"/>
            </w:tcBorders>
            <w:shd w:val="clear" w:color="auto" w:fill="auto"/>
            <w:noWrap/>
            <w:vAlign w:val="center"/>
          </w:tcPr>
          <w:p w14:paraId="57B0FB4A"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输入/输出</w:t>
            </w:r>
          </w:p>
        </w:tc>
        <w:tc>
          <w:tcPr>
            <w:tcW w:w="992" w:type="dxa"/>
            <w:tcBorders>
              <w:top w:val="nil"/>
              <w:left w:val="nil"/>
              <w:bottom w:val="single" w:sz="4" w:space="0" w:color="auto"/>
              <w:right w:val="single" w:sz="4" w:space="0" w:color="auto"/>
            </w:tcBorders>
            <w:shd w:val="clear" w:color="auto" w:fill="auto"/>
            <w:noWrap/>
            <w:vAlign w:val="center"/>
          </w:tcPr>
          <w:p w14:paraId="3BA51ED3"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编码</w:t>
            </w:r>
          </w:p>
        </w:tc>
        <w:tc>
          <w:tcPr>
            <w:tcW w:w="989" w:type="dxa"/>
            <w:tcBorders>
              <w:top w:val="nil"/>
              <w:left w:val="nil"/>
              <w:bottom w:val="single" w:sz="4" w:space="0" w:color="auto"/>
              <w:right w:val="single" w:sz="4" w:space="0" w:color="auto"/>
            </w:tcBorders>
            <w:shd w:val="clear" w:color="auto" w:fill="auto"/>
            <w:noWrap/>
            <w:vAlign w:val="center"/>
          </w:tcPr>
          <w:p w14:paraId="489C4F6E"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是</w:t>
            </w:r>
          </w:p>
        </w:tc>
        <w:tc>
          <w:tcPr>
            <w:tcW w:w="1437" w:type="dxa"/>
            <w:vMerge/>
            <w:tcBorders>
              <w:left w:val="single" w:sz="8" w:space="0" w:color="auto"/>
              <w:right w:val="single" w:sz="8" w:space="0" w:color="auto"/>
            </w:tcBorders>
            <w:shd w:val="clear" w:color="auto" w:fill="auto"/>
            <w:vAlign w:val="center"/>
          </w:tcPr>
          <w:p w14:paraId="2FA01371" w14:textId="77777777" w:rsidR="00727A74" w:rsidRDefault="00727A74" w:rsidP="00727A74">
            <w:pPr>
              <w:widowControl/>
              <w:jc w:val="center"/>
              <w:rPr>
                <w:rFonts w:ascii="宋体" w:hAnsi="宋体" w:cs="宋体"/>
                <w:color w:val="000000"/>
                <w:kern w:val="0"/>
                <w:sz w:val="22"/>
              </w:rPr>
            </w:pPr>
          </w:p>
        </w:tc>
        <w:tc>
          <w:tcPr>
            <w:tcW w:w="1134" w:type="dxa"/>
            <w:vMerge/>
            <w:tcBorders>
              <w:top w:val="nil"/>
              <w:left w:val="single" w:sz="4" w:space="0" w:color="auto"/>
              <w:bottom w:val="single" w:sz="4" w:space="0" w:color="auto"/>
              <w:right w:val="single" w:sz="4" w:space="0" w:color="auto"/>
            </w:tcBorders>
            <w:vAlign w:val="center"/>
          </w:tcPr>
          <w:p w14:paraId="2B169FC8" w14:textId="77777777" w:rsidR="00727A74" w:rsidRDefault="00727A74" w:rsidP="00727A74">
            <w:pPr>
              <w:widowControl/>
              <w:jc w:val="left"/>
              <w:rPr>
                <w:rFonts w:ascii="宋体" w:hAnsi="宋体" w:cs="宋体"/>
                <w:color w:val="000000"/>
                <w:kern w:val="0"/>
                <w:sz w:val="22"/>
              </w:rPr>
            </w:pPr>
          </w:p>
        </w:tc>
      </w:tr>
      <w:tr w:rsidR="00727A74" w14:paraId="68C8AF1D" w14:textId="77777777" w:rsidTr="00727A74">
        <w:trPr>
          <w:trHeight w:val="285"/>
        </w:trPr>
        <w:tc>
          <w:tcPr>
            <w:tcW w:w="660" w:type="dxa"/>
            <w:tcBorders>
              <w:top w:val="nil"/>
              <w:left w:val="single" w:sz="4" w:space="0" w:color="auto"/>
              <w:bottom w:val="single" w:sz="4" w:space="0" w:color="auto"/>
              <w:right w:val="single" w:sz="4" w:space="0" w:color="auto"/>
            </w:tcBorders>
            <w:shd w:val="clear" w:color="auto" w:fill="auto"/>
            <w:noWrap/>
            <w:vAlign w:val="center"/>
          </w:tcPr>
          <w:p w14:paraId="7C790C65" w14:textId="77777777" w:rsidR="00727A74" w:rsidRDefault="00727A74" w:rsidP="00727A74">
            <w:pPr>
              <w:widowControl/>
              <w:jc w:val="right"/>
              <w:rPr>
                <w:rFonts w:ascii="宋体" w:hAnsi="宋体" w:cs="宋体"/>
                <w:color w:val="000000"/>
                <w:kern w:val="0"/>
                <w:sz w:val="22"/>
              </w:rPr>
            </w:pPr>
            <w:r>
              <w:rPr>
                <w:rFonts w:ascii="宋体" w:hAnsi="宋体" w:cs="宋体" w:hint="eastAsia"/>
                <w:color w:val="000000"/>
                <w:kern w:val="0"/>
                <w:sz w:val="22"/>
              </w:rPr>
              <w:t>7</w:t>
            </w:r>
          </w:p>
        </w:tc>
        <w:tc>
          <w:tcPr>
            <w:tcW w:w="1720" w:type="dxa"/>
            <w:vMerge/>
            <w:tcBorders>
              <w:left w:val="single" w:sz="4" w:space="0" w:color="auto"/>
              <w:right w:val="single" w:sz="4" w:space="0" w:color="auto"/>
            </w:tcBorders>
            <w:vAlign w:val="center"/>
          </w:tcPr>
          <w:p w14:paraId="4ADD6F75" w14:textId="77777777" w:rsidR="00727A74" w:rsidRDefault="00727A74" w:rsidP="00727A74">
            <w:pPr>
              <w:widowControl/>
              <w:jc w:val="left"/>
              <w:rPr>
                <w:rFonts w:ascii="黑体" w:eastAsia="黑体" w:hAnsi="黑体" w:cs="宋体"/>
                <w:color w:val="000000"/>
                <w:kern w:val="0"/>
                <w:sz w:val="22"/>
              </w:rPr>
            </w:pPr>
          </w:p>
        </w:tc>
        <w:tc>
          <w:tcPr>
            <w:tcW w:w="2200" w:type="dxa"/>
            <w:tcBorders>
              <w:top w:val="nil"/>
              <w:left w:val="nil"/>
              <w:bottom w:val="single" w:sz="4" w:space="0" w:color="auto"/>
              <w:right w:val="single" w:sz="4" w:space="0" w:color="auto"/>
            </w:tcBorders>
            <w:shd w:val="clear" w:color="auto" w:fill="auto"/>
            <w:noWrap/>
            <w:vAlign w:val="center"/>
          </w:tcPr>
          <w:p w14:paraId="2C09C395"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证件号码</w:t>
            </w:r>
          </w:p>
        </w:tc>
        <w:tc>
          <w:tcPr>
            <w:tcW w:w="822" w:type="dxa"/>
            <w:tcBorders>
              <w:top w:val="nil"/>
              <w:left w:val="nil"/>
              <w:bottom w:val="single" w:sz="4" w:space="0" w:color="auto"/>
              <w:right w:val="single" w:sz="4" w:space="0" w:color="auto"/>
            </w:tcBorders>
            <w:shd w:val="clear" w:color="auto" w:fill="auto"/>
            <w:noWrap/>
            <w:vAlign w:val="center"/>
          </w:tcPr>
          <w:p w14:paraId="0DA0EA12"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输入/输出</w:t>
            </w:r>
          </w:p>
        </w:tc>
        <w:tc>
          <w:tcPr>
            <w:tcW w:w="992" w:type="dxa"/>
            <w:tcBorders>
              <w:top w:val="nil"/>
              <w:left w:val="nil"/>
              <w:bottom w:val="single" w:sz="4" w:space="0" w:color="auto"/>
              <w:right w:val="single" w:sz="4" w:space="0" w:color="auto"/>
            </w:tcBorders>
            <w:shd w:val="clear" w:color="auto" w:fill="auto"/>
            <w:noWrap/>
            <w:vAlign w:val="center"/>
          </w:tcPr>
          <w:p w14:paraId="71407E31"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原值</w:t>
            </w:r>
          </w:p>
        </w:tc>
        <w:tc>
          <w:tcPr>
            <w:tcW w:w="989" w:type="dxa"/>
            <w:tcBorders>
              <w:top w:val="nil"/>
              <w:left w:val="nil"/>
              <w:bottom w:val="single" w:sz="4" w:space="0" w:color="auto"/>
              <w:right w:val="single" w:sz="4" w:space="0" w:color="auto"/>
            </w:tcBorders>
            <w:shd w:val="clear" w:color="auto" w:fill="auto"/>
            <w:noWrap/>
            <w:vAlign w:val="center"/>
          </w:tcPr>
          <w:p w14:paraId="52360CD8"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是</w:t>
            </w:r>
          </w:p>
        </w:tc>
        <w:tc>
          <w:tcPr>
            <w:tcW w:w="1437" w:type="dxa"/>
            <w:vMerge/>
            <w:tcBorders>
              <w:left w:val="single" w:sz="8" w:space="0" w:color="auto"/>
              <w:bottom w:val="single" w:sz="8" w:space="0" w:color="auto"/>
              <w:right w:val="single" w:sz="8" w:space="0" w:color="auto"/>
            </w:tcBorders>
            <w:shd w:val="clear" w:color="auto" w:fill="auto"/>
            <w:vAlign w:val="center"/>
          </w:tcPr>
          <w:p w14:paraId="7E979BCC" w14:textId="77777777" w:rsidR="00727A74" w:rsidRDefault="00727A74" w:rsidP="00727A74">
            <w:pPr>
              <w:widowControl/>
              <w:jc w:val="center"/>
              <w:rPr>
                <w:rFonts w:ascii="宋体" w:hAnsi="宋体" w:cs="宋体"/>
                <w:color w:val="000000"/>
                <w:kern w:val="0"/>
                <w:sz w:val="22"/>
              </w:rPr>
            </w:pPr>
          </w:p>
        </w:tc>
        <w:tc>
          <w:tcPr>
            <w:tcW w:w="1134" w:type="dxa"/>
            <w:vMerge/>
            <w:tcBorders>
              <w:top w:val="nil"/>
              <w:left w:val="single" w:sz="4" w:space="0" w:color="auto"/>
              <w:bottom w:val="single" w:sz="4" w:space="0" w:color="auto"/>
              <w:right w:val="single" w:sz="4" w:space="0" w:color="auto"/>
            </w:tcBorders>
            <w:vAlign w:val="center"/>
          </w:tcPr>
          <w:p w14:paraId="1940DF71" w14:textId="77777777" w:rsidR="00727A74" w:rsidRDefault="00727A74" w:rsidP="00727A74">
            <w:pPr>
              <w:widowControl/>
              <w:jc w:val="left"/>
              <w:rPr>
                <w:rFonts w:ascii="宋体" w:hAnsi="宋体" w:cs="宋体"/>
                <w:color w:val="000000"/>
                <w:kern w:val="0"/>
                <w:sz w:val="22"/>
              </w:rPr>
            </w:pPr>
          </w:p>
        </w:tc>
      </w:tr>
      <w:tr w:rsidR="00727A74" w14:paraId="34674C9A" w14:textId="77777777" w:rsidTr="00727A74">
        <w:trPr>
          <w:trHeight w:val="285"/>
        </w:trPr>
        <w:tc>
          <w:tcPr>
            <w:tcW w:w="660" w:type="dxa"/>
            <w:tcBorders>
              <w:top w:val="nil"/>
              <w:left w:val="single" w:sz="4" w:space="0" w:color="auto"/>
              <w:bottom w:val="single" w:sz="4" w:space="0" w:color="auto"/>
              <w:right w:val="single" w:sz="4" w:space="0" w:color="auto"/>
            </w:tcBorders>
            <w:shd w:val="clear" w:color="auto" w:fill="auto"/>
            <w:noWrap/>
            <w:vAlign w:val="center"/>
          </w:tcPr>
          <w:p w14:paraId="75F2ED28" w14:textId="77777777" w:rsidR="00727A74" w:rsidRDefault="00727A74" w:rsidP="00727A74">
            <w:pPr>
              <w:widowControl/>
              <w:jc w:val="right"/>
              <w:rPr>
                <w:rFonts w:ascii="宋体" w:hAnsi="宋体" w:cs="宋体"/>
                <w:color w:val="000000"/>
                <w:kern w:val="0"/>
                <w:sz w:val="22"/>
              </w:rPr>
            </w:pPr>
            <w:r>
              <w:rPr>
                <w:rFonts w:ascii="宋体" w:hAnsi="宋体" w:cs="宋体" w:hint="eastAsia"/>
                <w:color w:val="000000"/>
                <w:kern w:val="0"/>
                <w:sz w:val="22"/>
              </w:rPr>
              <w:t>8</w:t>
            </w:r>
          </w:p>
        </w:tc>
        <w:tc>
          <w:tcPr>
            <w:tcW w:w="1720" w:type="dxa"/>
            <w:vMerge/>
            <w:tcBorders>
              <w:left w:val="single" w:sz="4" w:space="0" w:color="auto"/>
              <w:right w:val="single" w:sz="4" w:space="0" w:color="auto"/>
            </w:tcBorders>
            <w:vAlign w:val="center"/>
          </w:tcPr>
          <w:p w14:paraId="038120E1" w14:textId="77777777" w:rsidR="00727A74" w:rsidRDefault="00727A74" w:rsidP="00727A74">
            <w:pPr>
              <w:widowControl/>
              <w:jc w:val="left"/>
              <w:rPr>
                <w:rFonts w:ascii="黑体" w:eastAsia="黑体" w:hAnsi="黑体" w:cs="宋体"/>
                <w:color w:val="000000"/>
                <w:kern w:val="0"/>
                <w:sz w:val="22"/>
              </w:rPr>
            </w:pPr>
          </w:p>
        </w:tc>
        <w:tc>
          <w:tcPr>
            <w:tcW w:w="2200" w:type="dxa"/>
            <w:tcBorders>
              <w:top w:val="nil"/>
              <w:left w:val="nil"/>
              <w:bottom w:val="single" w:sz="4" w:space="0" w:color="auto"/>
              <w:right w:val="single" w:sz="4" w:space="0" w:color="auto"/>
            </w:tcBorders>
            <w:shd w:val="clear" w:color="auto" w:fill="auto"/>
            <w:noWrap/>
            <w:vAlign w:val="center"/>
          </w:tcPr>
          <w:p w14:paraId="0BD70945"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性别</w:t>
            </w:r>
          </w:p>
        </w:tc>
        <w:tc>
          <w:tcPr>
            <w:tcW w:w="822" w:type="dxa"/>
            <w:tcBorders>
              <w:top w:val="nil"/>
              <w:left w:val="nil"/>
              <w:bottom w:val="single" w:sz="4" w:space="0" w:color="auto"/>
              <w:right w:val="single" w:sz="4" w:space="0" w:color="auto"/>
            </w:tcBorders>
            <w:shd w:val="clear" w:color="auto" w:fill="auto"/>
            <w:noWrap/>
            <w:vAlign w:val="center"/>
          </w:tcPr>
          <w:p w14:paraId="538B5204"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输入/输出</w:t>
            </w:r>
          </w:p>
        </w:tc>
        <w:tc>
          <w:tcPr>
            <w:tcW w:w="992" w:type="dxa"/>
            <w:tcBorders>
              <w:top w:val="nil"/>
              <w:left w:val="nil"/>
              <w:bottom w:val="single" w:sz="4" w:space="0" w:color="auto"/>
              <w:right w:val="single" w:sz="4" w:space="0" w:color="auto"/>
            </w:tcBorders>
            <w:shd w:val="clear" w:color="auto" w:fill="auto"/>
            <w:noWrap/>
            <w:vAlign w:val="center"/>
          </w:tcPr>
          <w:p w14:paraId="22D634E7"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编码</w:t>
            </w:r>
          </w:p>
        </w:tc>
        <w:tc>
          <w:tcPr>
            <w:tcW w:w="989" w:type="dxa"/>
            <w:tcBorders>
              <w:top w:val="nil"/>
              <w:left w:val="nil"/>
              <w:bottom w:val="single" w:sz="4" w:space="0" w:color="auto"/>
              <w:right w:val="single" w:sz="4" w:space="0" w:color="auto"/>
            </w:tcBorders>
            <w:shd w:val="clear" w:color="auto" w:fill="auto"/>
            <w:noWrap/>
            <w:vAlign w:val="center"/>
          </w:tcPr>
          <w:p w14:paraId="0EB84668"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 xml:space="preserve">是 </w:t>
            </w:r>
          </w:p>
        </w:tc>
        <w:tc>
          <w:tcPr>
            <w:tcW w:w="1437" w:type="dxa"/>
            <w:tcBorders>
              <w:top w:val="nil"/>
              <w:left w:val="single" w:sz="8" w:space="0" w:color="auto"/>
              <w:bottom w:val="single" w:sz="8" w:space="0" w:color="auto"/>
              <w:right w:val="single" w:sz="8" w:space="0" w:color="auto"/>
            </w:tcBorders>
            <w:shd w:val="clear" w:color="auto" w:fill="auto"/>
            <w:vAlign w:val="center"/>
          </w:tcPr>
          <w:p w14:paraId="4E71B801" w14:textId="77777777" w:rsidR="00727A74" w:rsidRDefault="00727A74" w:rsidP="00727A74">
            <w:pPr>
              <w:widowControl/>
              <w:jc w:val="center"/>
              <w:rPr>
                <w:rFonts w:ascii="宋体" w:hAnsi="宋体" w:cs="宋体"/>
                <w:color w:val="000000"/>
                <w:kern w:val="0"/>
                <w:sz w:val="22"/>
              </w:rPr>
            </w:pPr>
            <w:r>
              <w:rPr>
                <w:rFonts w:ascii="宋体" w:hAnsi="宋体" w:cs="宋体" w:hint="eastAsia"/>
                <w:color w:val="000000"/>
                <w:kern w:val="0"/>
                <w:sz w:val="22"/>
              </w:rPr>
              <w:t>根据人员信息自动调取</w:t>
            </w:r>
          </w:p>
        </w:tc>
        <w:tc>
          <w:tcPr>
            <w:tcW w:w="1134" w:type="dxa"/>
            <w:vMerge/>
            <w:tcBorders>
              <w:top w:val="nil"/>
              <w:left w:val="single" w:sz="4" w:space="0" w:color="auto"/>
              <w:bottom w:val="single" w:sz="4" w:space="0" w:color="auto"/>
              <w:right w:val="single" w:sz="4" w:space="0" w:color="auto"/>
            </w:tcBorders>
            <w:vAlign w:val="center"/>
          </w:tcPr>
          <w:p w14:paraId="7BACEF5A" w14:textId="77777777" w:rsidR="00727A74" w:rsidRDefault="00727A74" w:rsidP="00727A74">
            <w:pPr>
              <w:widowControl/>
              <w:jc w:val="left"/>
              <w:rPr>
                <w:rFonts w:ascii="宋体" w:hAnsi="宋体" w:cs="宋体"/>
                <w:color w:val="000000"/>
                <w:kern w:val="0"/>
                <w:sz w:val="22"/>
              </w:rPr>
            </w:pPr>
          </w:p>
        </w:tc>
      </w:tr>
      <w:tr w:rsidR="00727A74" w14:paraId="12222952" w14:textId="77777777" w:rsidTr="00727A74">
        <w:trPr>
          <w:trHeight w:val="285"/>
        </w:trPr>
        <w:tc>
          <w:tcPr>
            <w:tcW w:w="660" w:type="dxa"/>
            <w:tcBorders>
              <w:top w:val="nil"/>
              <w:left w:val="single" w:sz="4" w:space="0" w:color="auto"/>
              <w:bottom w:val="single" w:sz="4" w:space="0" w:color="auto"/>
              <w:right w:val="single" w:sz="4" w:space="0" w:color="auto"/>
            </w:tcBorders>
            <w:shd w:val="clear" w:color="auto" w:fill="auto"/>
            <w:noWrap/>
            <w:vAlign w:val="center"/>
          </w:tcPr>
          <w:p w14:paraId="79F281FD" w14:textId="77777777" w:rsidR="00727A74" w:rsidRDefault="00727A74" w:rsidP="00727A74">
            <w:pPr>
              <w:widowControl/>
              <w:jc w:val="right"/>
              <w:rPr>
                <w:rFonts w:ascii="宋体" w:hAnsi="宋体" w:cs="宋体"/>
                <w:color w:val="000000"/>
                <w:kern w:val="0"/>
                <w:sz w:val="22"/>
              </w:rPr>
            </w:pPr>
            <w:r>
              <w:rPr>
                <w:rFonts w:ascii="宋体" w:hAnsi="宋体" w:cs="宋体" w:hint="eastAsia"/>
                <w:color w:val="000000"/>
                <w:kern w:val="0"/>
                <w:sz w:val="22"/>
              </w:rPr>
              <w:t>9</w:t>
            </w:r>
          </w:p>
        </w:tc>
        <w:tc>
          <w:tcPr>
            <w:tcW w:w="1720" w:type="dxa"/>
            <w:vMerge/>
            <w:tcBorders>
              <w:left w:val="single" w:sz="4" w:space="0" w:color="auto"/>
              <w:right w:val="single" w:sz="4" w:space="0" w:color="auto"/>
            </w:tcBorders>
            <w:vAlign w:val="center"/>
          </w:tcPr>
          <w:p w14:paraId="6771C324" w14:textId="77777777" w:rsidR="00727A74" w:rsidRDefault="00727A74" w:rsidP="00727A74">
            <w:pPr>
              <w:widowControl/>
              <w:jc w:val="left"/>
              <w:rPr>
                <w:rFonts w:ascii="黑体" w:eastAsia="黑体" w:hAnsi="黑体" w:cs="宋体"/>
                <w:color w:val="000000"/>
                <w:kern w:val="0"/>
                <w:sz w:val="22"/>
              </w:rPr>
            </w:pPr>
          </w:p>
        </w:tc>
        <w:tc>
          <w:tcPr>
            <w:tcW w:w="2200" w:type="dxa"/>
            <w:tcBorders>
              <w:top w:val="nil"/>
              <w:left w:val="nil"/>
              <w:bottom w:val="single" w:sz="4" w:space="0" w:color="auto"/>
              <w:right w:val="single" w:sz="4" w:space="0" w:color="auto"/>
            </w:tcBorders>
            <w:shd w:val="clear" w:color="auto" w:fill="auto"/>
            <w:noWrap/>
            <w:vAlign w:val="center"/>
          </w:tcPr>
          <w:p w14:paraId="12581C37"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出生日期</w:t>
            </w:r>
          </w:p>
        </w:tc>
        <w:tc>
          <w:tcPr>
            <w:tcW w:w="822" w:type="dxa"/>
            <w:tcBorders>
              <w:top w:val="nil"/>
              <w:left w:val="nil"/>
              <w:bottom w:val="single" w:sz="4" w:space="0" w:color="auto"/>
              <w:right w:val="single" w:sz="4" w:space="0" w:color="auto"/>
            </w:tcBorders>
            <w:shd w:val="clear" w:color="auto" w:fill="auto"/>
            <w:noWrap/>
            <w:vAlign w:val="center"/>
          </w:tcPr>
          <w:p w14:paraId="593F1F2E"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输入/输出</w:t>
            </w:r>
          </w:p>
        </w:tc>
        <w:tc>
          <w:tcPr>
            <w:tcW w:w="992" w:type="dxa"/>
            <w:tcBorders>
              <w:top w:val="nil"/>
              <w:left w:val="nil"/>
              <w:bottom w:val="single" w:sz="4" w:space="0" w:color="auto"/>
              <w:right w:val="single" w:sz="4" w:space="0" w:color="auto"/>
            </w:tcBorders>
            <w:shd w:val="clear" w:color="auto" w:fill="auto"/>
            <w:noWrap/>
            <w:vAlign w:val="center"/>
          </w:tcPr>
          <w:p w14:paraId="659C0033"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原值</w:t>
            </w:r>
          </w:p>
        </w:tc>
        <w:tc>
          <w:tcPr>
            <w:tcW w:w="989" w:type="dxa"/>
            <w:tcBorders>
              <w:top w:val="nil"/>
              <w:left w:val="nil"/>
              <w:bottom w:val="single" w:sz="4" w:space="0" w:color="auto"/>
              <w:right w:val="single" w:sz="4" w:space="0" w:color="auto"/>
            </w:tcBorders>
            <w:shd w:val="clear" w:color="auto" w:fill="auto"/>
            <w:noWrap/>
            <w:vAlign w:val="center"/>
          </w:tcPr>
          <w:p w14:paraId="2CC09239"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是</w:t>
            </w:r>
          </w:p>
        </w:tc>
        <w:tc>
          <w:tcPr>
            <w:tcW w:w="1437" w:type="dxa"/>
            <w:tcBorders>
              <w:top w:val="nil"/>
              <w:left w:val="single" w:sz="8" w:space="0" w:color="auto"/>
              <w:bottom w:val="single" w:sz="8" w:space="0" w:color="auto"/>
              <w:right w:val="single" w:sz="8" w:space="0" w:color="auto"/>
            </w:tcBorders>
            <w:shd w:val="clear" w:color="auto" w:fill="auto"/>
            <w:vAlign w:val="center"/>
          </w:tcPr>
          <w:p w14:paraId="72B66B8C" w14:textId="77777777" w:rsidR="00727A74" w:rsidRDefault="00727A74" w:rsidP="00727A74">
            <w:pPr>
              <w:widowControl/>
              <w:jc w:val="center"/>
              <w:rPr>
                <w:rFonts w:ascii="宋体" w:hAnsi="宋体" w:cs="宋体"/>
                <w:color w:val="000000"/>
                <w:kern w:val="0"/>
                <w:sz w:val="22"/>
              </w:rPr>
            </w:pPr>
            <w:r>
              <w:rPr>
                <w:rFonts w:ascii="宋体" w:hAnsi="宋体" w:cs="宋体" w:hint="eastAsia"/>
                <w:color w:val="000000"/>
                <w:kern w:val="0"/>
                <w:sz w:val="22"/>
              </w:rPr>
              <w:t>根据人员信息自动调取</w:t>
            </w:r>
          </w:p>
        </w:tc>
        <w:tc>
          <w:tcPr>
            <w:tcW w:w="1134" w:type="dxa"/>
            <w:vMerge/>
            <w:tcBorders>
              <w:top w:val="nil"/>
              <w:left w:val="single" w:sz="4" w:space="0" w:color="auto"/>
              <w:bottom w:val="single" w:sz="4" w:space="0" w:color="auto"/>
              <w:right w:val="single" w:sz="4" w:space="0" w:color="auto"/>
            </w:tcBorders>
            <w:vAlign w:val="center"/>
          </w:tcPr>
          <w:p w14:paraId="5B48C7B4" w14:textId="77777777" w:rsidR="00727A74" w:rsidRDefault="00727A74" w:rsidP="00727A74">
            <w:pPr>
              <w:widowControl/>
              <w:jc w:val="left"/>
              <w:rPr>
                <w:rFonts w:ascii="宋体" w:hAnsi="宋体" w:cs="宋体"/>
                <w:color w:val="000000"/>
                <w:kern w:val="0"/>
                <w:sz w:val="22"/>
              </w:rPr>
            </w:pPr>
          </w:p>
        </w:tc>
      </w:tr>
      <w:tr w:rsidR="00727A74" w14:paraId="28362D37" w14:textId="77777777" w:rsidTr="00727A74">
        <w:trPr>
          <w:trHeight w:val="285"/>
        </w:trPr>
        <w:tc>
          <w:tcPr>
            <w:tcW w:w="660" w:type="dxa"/>
            <w:tcBorders>
              <w:top w:val="nil"/>
              <w:left w:val="single" w:sz="4" w:space="0" w:color="auto"/>
              <w:bottom w:val="single" w:sz="4" w:space="0" w:color="auto"/>
              <w:right w:val="single" w:sz="4" w:space="0" w:color="auto"/>
            </w:tcBorders>
            <w:shd w:val="clear" w:color="auto" w:fill="auto"/>
            <w:noWrap/>
            <w:vAlign w:val="center"/>
          </w:tcPr>
          <w:p w14:paraId="4397FBF7" w14:textId="77777777" w:rsidR="00727A74" w:rsidRDefault="00727A74" w:rsidP="00727A74">
            <w:pPr>
              <w:widowControl/>
              <w:jc w:val="right"/>
              <w:rPr>
                <w:rFonts w:ascii="宋体" w:hAnsi="宋体" w:cs="宋体"/>
                <w:color w:val="000000"/>
                <w:kern w:val="0"/>
                <w:sz w:val="22"/>
              </w:rPr>
            </w:pPr>
            <w:r>
              <w:rPr>
                <w:rFonts w:ascii="宋体" w:hAnsi="宋体" w:cs="宋体" w:hint="eastAsia"/>
                <w:color w:val="000000"/>
                <w:kern w:val="0"/>
                <w:sz w:val="22"/>
              </w:rPr>
              <w:t>10</w:t>
            </w:r>
          </w:p>
        </w:tc>
        <w:tc>
          <w:tcPr>
            <w:tcW w:w="1720" w:type="dxa"/>
            <w:vMerge/>
            <w:tcBorders>
              <w:left w:val="single" w:sz="4" w:space="0" w:color="auto"/>
              <w:right w:val="single" w:sz="4" w:space="0" w:color="auto"/>
            </w:tcBorders>
            <w:vAlign w:val="center"/>
          </w:tcPr>
          <w:p w14:paraId="38AA1004" w14:textId="77777777" w:rsidR="00727A74" w:rsidRDefault="00727A74" w:rsidP="00727A74">
            <w:pPr>
              <w:widowControl/>
              <w:jc w:val="left"/>
              <w:rPr>
                <w:rFonts w:ascii="黑体" w:eastAsia="黑体" w:hAnsi="黑体" w:cs="宋体"/>
                <w:color w:val="000000"/>
                <w:kern w:val="0"/>
                <w:sz w:val="22"/>
              </w:rPr>
            </w:pPr>
          </w:p>
        </w:tc>
        <w:tc>
          <w:tcPr>
            <w:tcW w:w="2200" w:type="dxa"/>
            <w:tcBorders>
              <w:top w:val="nil"/>
              <w:left w:val="nil"/>
              <w:bottom w:val="single" w:sz="4" w:space="0" w:color="auto"/>
              <w:right w:val="single" w:sz="4" w:space="0" w:color="auto"/>
            </w:tcBorders>
            <w:shd w:val="clear" w:color="auto" w:fill="auto"/>
            <w:noWrap/>
            <w:vAlign w:val="center"/>
          </w:tcPr>
          <w:p w14:paraId="6F3548C2"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参加工作时间</w:t>
            </w:r>
          </w:p>
        </w:tc>
        <w:tc>
          <w:tcPr>
            <w:tcW w:w="822" w:type="dxa"/>
            <w:tcBorders>
              <w:top w:val="nil"/>
              <w:left w:val="nil"/>
              <w:bottom w:val="single" w:sz="4" w:space="0" w:color="auto"/>
              <w:right w:val="single" w:sz="4" w:space="0" w:color="auto"/>
            </w:tcBorders>
            <w:shd w:val="clear" w:color="auto" w:fill="auto"/>
            <w:noWrap/>
            <w:vAlign w:val="center"/>
          </w:tcPr>
          <w:p w14:paraId="6A353C7A"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输入/输出</w:t>
            </w:r>
          </w:p>
        </w:tc>
        <w:tc>
          <w:tcPr>
            <w:tcW w:w="992" w:type="dxa"/>
            <w:tcBorders>
              <w:top w:val="nil"/>
              <w:left w:val="nil"/>
              <w:bottom w:val="single" w:sz="4" w:space="0" w:color="auto"/>
              <w:right w:val="single" w:sz="4" w:space="0" w:color="auto"/>
            </w:tcBorders>
            <w:shd w:val="clear" w:color="auto" w:fill="auto"/>
            <w:noWrap/>
            <w:vAlign w:val="center"/>
          </w:tcPr>
          <w:p w14:paraId="175DF3DB"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原值</w:t>
            </w:r>
          </w:p>
        </w:tc>
        <w:tc>
          <w:tcPr>
            <w:tcW w:w="989" w:type="dxa"/>
            <w:tcBorders>
              <w:top w:val="nil"/>
              <w:left w:val="nil"/>
              <w:bottom w:val="single" w:sz="4" w:space="0" w:color="auto"/>
              <w:right w:val="single" w:sz="4" w:space="0" w:color="auto"/>
            </w:tcBorders>
            <w:shd w:val="clear" w:color="auto" w:fill="auto"/>
            <w:noWrap/>
            <w:vAlign w:val="center"/>
          </w:tcPr>
          <w:p w14:paraId="0A60E2BE"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是</w:t>
            </w:r>
          </w:p>
        </w:tc>
        <w:tc>
          <w:tcPr>
            <w:tcW w:w="1437" w:type="dxa"/>
            <w:tcBorders>
              <w:top w:val="nil"/>
              <w:left w:val="single" w:sz="8" w:space="0" w:color="auto"/>
              <w:bottom w:val="single" w:sz="8" w:space="0" w:color="auto"/>
              <w:right w:val="single" w:sz="8" w:space="0" w:color="auto"/>
            </w:tcBorders>
            <w:shd w:val="clear" w:color="auto" w:fill="auto"/>
            <w:vAlign w:val="center"/>
          </w:tcPr>
          <w:p w14:paraId="41E73FC1" w14:textId="77777777" w:rsidR="00727A74" w:rsidRDefault="00727A74" w:rsidP="00727A74">
            <w:pPr>
              <w:widowControl/>
              <w:jc w:val="center"/>
              <w:rPr>
                <w:rFonts w:ascii="宋体" w:hAnsi="宋体" w:cs="宋体"/>
                <w:color w:val="000000"/>
                <w:kern w:val="0"/>
                <w:sz w:val="22"/>
              </w:rPr>
            </w:pPr>
            <w:r>
              <w:rPr>
                <w:rFonts w:ascii="宋体" w:hAnsi="宋体" w:cs="宋体" w:hint="eastAsia"/>
                <w:color w:val="000000"/>
                <w:kern w:val="0"/>
                <w:sz w:val="22"/>
              </w:rPr>
              <w:t>根据人员信息自动调取</w:t>
            </w:r>
          </w:p>
        </w:tc>
        <w:tc>
          <w:tcPr>
            <w:tcW w:w="1134" w:type="dxa"/>
            <w:vMerge/>
            <w:tcBorders>
              <w:top w:val="nil"/>
              <w:left w:val="single" w:sz="4" w:space="0" w:color="auto"/>
              <w:bottom w:val="single" w:sz="4" w:space="0" w:color="auto"/>
              <w:right w:val="single" w:sz="4" w:space="0" w:color="auto"/>
            </w:tcBorders>
            <w:vAlign w:val="center"/>
          </w:tcPr>
          <w:p w14:paraId="5F85B9CF" w14:textId="77777777" w:rsidR="00727A74" w:rsidRDefault="00727A74" w:rsidP="00727A74">
            <w:pPr>
              <w:widowControl/>
              <w:jc w:val="left"/>
              <w:rPr>
                <w:rFonts w:ascii="宋体" w:hAnsi="宋体" w:cs="宋体"/>
                <w:color w:val="000000"/>
                <w:kern w:val="0"/>
                <w:sz w:val="22"/>
              </w:rPr>
            </w:pPr>
          </w:p>
        </w:tc>
      </w:tr>
      <w:tr w:rsidR="00727A74" w14:paraId="091FB723" w14:textId="77777777" w:rsidTr="00727A74">
        <w:trPr>
          <w:trHeight w:val="285"/>
        </w:trPr>
        <w:tc>
          <w:tcPr>
            <w:tcW w:w="660" w:type="dxa"/>
            <w:tcBorders>
              <w:top w:val="nil"/>
              <w:left w:val="single" w:sz="4" w:space="0" w:color="auto"/>
              <w:bottom w:val="single" w:sz="4" w:space="0" w:color="auto"/>
              <w:right w:val="single" w:sz="4" w:space="0" w:color="auto"/>
            </w:tcBorders>
            <w:shd w:val="clear" w:color="auto" w:fill="auto"/>
            <w:noWrap/>
            <w:vAlign w:val="center"/>
          </w:tcPr>
          <w:p w14:paraId="417169DA" w14:textId="77777777" w:rsidR="00727A74" w:rsidRDefault="00727A74" w:rsidP="00727A74">
            <w:pPr>
              <w:widowControl/>
              <w:jc w:val="right"/>
              <w:rPr>
                <w:rFonts w:ascii="宋体" w:hAnsi="宋体" w:cs="宋体"/>
                <w:color w:val="000000"/>
                <w:kern w:val="0"/>
                <w:sz w:val="22"/>
              </w:rPr>
            </w:pPr>
            <w:r>
              <w:rPr>
                <w:rFonts w:ascii="宋体" w:hAnsi="宋体" w:cs="宋体" w:hint="eastAsia"/>
                <w:color w:val="000000"/>
                <w:kern w:val="0"/>
                <w:sz w:val="22"/>
              </w:rPr>
              <w:t>11</w:t>
            </w:r>
          </w:p>
        </w:tc>
        <w:tc>
          <w:tcPr>
            <w:tcW w:w="1720" w:type="dxa"/>
            <w:vMerge/>
            <w:tcBorders>
              <w:left w:val="single" w:sz="4" w:space="0" w:color="auto"/>
              <w:right w:val="single" w:sz="4" w:space="0" w:color="auto"/>
            </w:tcBorders>
            <w:vAlign w:val="center"/>
          </w:tcPr>
          <w:p w14:paraId="36F6A5FD" w14:textId="77777777" w:rsidR="00727A74" w:rsidRDefault="00727A74" w:rsidP="00727A74">
            <w:pPr>
              <w:widowControl/>
              <w:jc w:val="left"/>
              <w:rPr>
                <w:rFonts w:ascii="黑体" w:eastAsia="黑体" w:hAnsi="黑体" w:cs="宋体"/>
                <w:color w:val="000000"/>
                <w:kern w:val="0"/>
                <w:sz w:val="22"/>
              </w:rPr>
            </w:pPr>
          </w:p>
        </w:tc>
        <w:tc>
          <w:tcPr>
            <w:tcW w:w="2200" w:type="dxa"/>
            <w:tcBorders>
              <w:top w:val="nil"/>
              <w:left w:val="nil"/>
              <w:bottom w:val="single" w:sz="4" w:space="0" w:color="auto"/>
              <w:right w:val="single" w:sz="4" w:space="0" w:color="auto"/>
            </w:tcBorders>
            <w:shd w:val="clear" w:color="auto" w:fill="auto"/>
            <w:noWrap/>
            <w:vAlign w:val="center"/>
          </w:tcPr>
          <w:p w14:paraId="2F4AB3ED"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手机号码</w:t>
            </w:r>
          </w:p>
        </w:tc>
        <w:tc>
          <w:tcPr>
            <w:tcW w:w="822" w:type="dxa"/>
            <w:tcBorders>
              <w:top w:val="nil"/>
              <w:left w:val="nil"/>
              <w:bottom w:val="single" w:sz="4" w:space="0" w:color="auto"/>
              <w:right w:val="single" w:sz="4" w:space="0" w:color="auto"/>
            </w:tcBorders>
            <w:shd w:val="clear" w:color="auto" w:fill="auto"/>
            <w:noWrap/>
            <w:vAlign w:val="center"/>
          </w:tcPr>
          <w:p w14:paraId="5FE55CD8"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输入/输出</w:t>
            </w:r>
          </w:p>
        </w:tc>
        <w:tc>
          <w:tcPr>
            <w:tcW w:w="992" w:type="dxa"/>
            <w:tcBorders>
              <w:top w:val="nil"/>
              <w:left w:val="nil"/>
              <w:bottom w:val="single" w:sz="4" w:space="0" w:color="auto"/>
              <w:right w:val="single" w:sz="4" w:space="0" w:color="auto"/>
            </w:tcBorders>
            <w:shd w:val="clear" w:color="auto" w:fill="auto"/>
            <w:noWrap/>
            <w:vAlign w:val="center"/>
          </w:tcPr>
          <w:p w14:paraId="7D27AAD3"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原值</w:t>
            </w:r>
          </w:p>
        </w:tc>
        <w:tc>
          <w:tcPr>
            <w:tcW w:w="989" w:type="dxa"/>
            <w:tcBorders>
              <w:top w:val="nil"/>
              <w:left w:val="nil"/>
              <w:bottom w:val="single" w:sz="4" w:space="0" w:color="auto"/>
              <w:right w:val="single" w:sz="4" w:space="0" w:color="auto"/>
            </w:tcBorders>
            <w:shd w:val="clear" w:color="auto" w:fill="auto"/>
            <w:noWrap/>
            <w:vAlign w:val="center"/>
          </w:tcPr>
          <w:p w14:paraId="75D1511E"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否</w:t>
            </w:r>
          </w:p>
        </w:tc>
        <w:tc>
          <w:tcPr>
            <w:tcW w:w="1437" w:type="dxa"/>
            <w:tcBorders>
              <w:top w:val="nil"/>
              <w:left w:val="single" w:sz="8" w:space="0" w:color="auto"/>
              <w:bottom w:val="single" w:sz="8" w:space="0" w:color="auto"/>
              <w:right w:val="single" w:sz="8" w:space="0" w:color="auto"/>
            </w:tcBorders>
            <w:shd w:val="clear" w:color="auto" w:fill="auto"/>
            <w:vAlign w:val="center"/>
          </w:tcPr>
          <w:p w14:paraId="7A21DE76" w14:textId="77777777" w:rsidR="00727A74" w:rsidRDefault="00727A74" w:rsidP="00727A74">
            <w:pPr>
              <w:widowControl/>
              <w:jc w:val="center"/>
              <w:rPr>
                <w:rFonts w:ascii="宋体" w:hAnsi="宋体" w:cs="宋体"/>
                <w:color w:val="000000"/>
                <w:kern w:val="0"/>
                <w:sz w:val="22"/>
              </w:rPr>
            </w:pPr>
            <w:r>
              <w:rPr>
                <w:rFonts w:ascii="宋体" w:hAnsi="宋体" w:cs="宋体" w:hint="eastAsia"/>
                <w:color w:val="000000"/>
                <w:kern w:val="0"/>
                <w:sz w:val="22"/>
              </w:rPr>
              <w:t>调取或手工输入</w:t>
            </w:r>
          </w:p>
        </w:tc>
        <w:tc>
          <w:tcPr>
            <w:tcW w:w="1134" w:type="dxa"/>
            <w:vMerge/>
            <w:tcBorders>
              <w:top w:val="nil"/>
              <w:left w:val="single" w:sz="4" w:space="0" w:color="auto"/>
              <w:bottom w:val="single" w:sz="4" w:space="0" w:color="auto"/>
              <w:right w:val="single" w:sz="4" w:space="0" w:color="auto"/>
            </w:tcBorders>
            <w:vAlign w:val="center"/>
          </w:tcPr>
          <w:p w14:paraId="00604ABC" w14:textId="77777777" w:rsidR="00727A74" w:rsidRDefault="00727A74" w:rsidP="00727A74">
            <w:pPr>
              <w:widowControl/>
              <w:jc w:val="left"/>
              <w:rPr>
                <w:rFonts w:ascii="宋体" w:hAnsi="宋体" w:cs="宋体"/>
                <w:color w:val="000000"/>
                <w:kern w:val="0"/>
                <w:sz w:val="22"/>
              </w:rPr>
            </w:pPr>
          </w:p>
        </w:tc>
      </w:tr>
      <w:tr w:rsidR="00727A74" w14:paraId="2105DC25" w14:textId="77777777" w:rsidTr="00727A74">
        <w:trPr>
          <w:trHeight w:val="285"/>
        </w:trPr>
        <w:tc>
          <w:tcPr>
            <w:tcW w:w="660" w:type="dxa"/>
            <w:tcBorders>
              <w:top w:val="nil"/>
              <w:left w:val="single" w:sz="4" w:space="0" w:color="auto"/>
              <w:bottom w:val="single" w:sz="4" w:space="0" w:color="auto"/>
              <w:right w:val="single" w:sz="4" w:space="0" w:color="auto"/>
            </w:tcBorders>
            <w:shd w:val="clear" w:color="auto" w:fill="auto"/>
            <w:noWrap/>
            <w:vAlign w:val="center"/>
          </w:tcPr>
          <w:p w14:paraId="20C16CF8" w14:textId="77777777" w:rsidR="00727A74" w:rsidRDefault="00727A74" w:rsidP="00727A74">
            <w:pPr>
              <w:widowControl/>
              <w:jc w:val="right"/>
              <w:rPr>
                <w:rFonts w:ascii="宋体" w:hAnsi="宋体" w:cs="宋体"/>
                <w:color w:val="000000"/>
                <w:kern w:val="0"/>
                <w:sz w:val="22"/>
              </w:rPr>
            </w:pPr>
            <w:r>
              <w:rPr>
                <w:rFonts w:ascii="宋体" w:hAnsi="宋体" w:cs="宋体" w:hint="eastAsia"/>
                <w:color w:val="000000"/>
                <w:kern w:val="0"/>
                <w:sz w:val="22"/>
              </w:rPr>
              <w:t>12</w:t>
            </w:r>
          </w:p>
        </w:tc>
        <w:tc>
          <w:tcPr>
            <w:tcW w:w="1720" w:type="dxa"/>
            <w:vMerge/>
            <w:tcBorders>
              <w:left w:val="single" w:sz="4" w:space="0" w:color="auto"/>
              <w:right w:val="single" w:sz="4" w:space="0" w:color="auto"/>
            </w:tcBorders>
            <w:vAlign w:val="center"/>
          </w:tcPr>
          <w:p w14:paraId="377E313D" w14:textId="77777777" w:rsidR="00727A74" w:rsidRDefault="00727A74" w:rsidP="00727A74">
            <w:pPr>
              <w:widowControl/>
              <w:jc w:val="left"/>
              <w:rPr>
                <w:rFonts w:ascii="黑体" w:eastAsia="黑体" w:hAnsi="黑体" w:cs="宋体"/>
                <w:color w:val="000000"/>
                <w:kern w:val="0"/>
                <w:sz w:val="22"/>
              </w:rPr>
            </w:pPr>
          </w:p>
        </w:tc>
        <w:tc>
          <w:tcPr>
            <w:tcW w:w="2200" w:type="dxa"/>
            <w:tcBorders>
              <w:top w:val="nil"/>
              <w:left w:val="nil"/>
              <w:bottom w:val="single" w:sz="4" w:space="0" w:color="auto"/>
              <w:right w:val="single" w:sz="4" w:space="0" w:color="auto"/>
            </w:tcBorders>
            <w:shd w:val="clear" w:color="auto" w:fill="auto"/>
            <w:noWrap/>
            <w:vAlign w:val="center"/>
          </w:tcPr>
          <w:p w14:paraId="7F33C2DE" w14:textId="77777777" w:rsidR="00727A74" w:rsidRDefault="00727A74" w:rsidP="00727A74">
            <w:pPr>
              <w:widowControl/>
              <w:jc w:val="left"/>
              <w:rPr>
                <w:rFonts w:ascii="宋体" w:hAnsi="宋体" w:cs="宋体"/>
                <w:color w:val="FF0000"/>
                <w:kern w:val="0"/>
                <w:sz w:val="22"/>
              </w:rPr>
            </w:pPr>
            <w:r>
              <w:rPr>
                <w:rFonts w:ascii="宋体" w:hAnsi="宋体" w:hint="eastAsia"/>
                <w:bCs/>
                <w:sz w:val="24"/>
                <w:szCs w:val="24"/>
              </w:rPr>
              <w:t>常住地址</w:t>
            </w:r>
          </w:p>
        </w:tc>
        <w:tc>
          <w:tcPr>
            <w:tcW w:w="822" w:type="dxa"/>
            <w:tcBorders>
              <w:top w:val="nil"/>
              <w:left w:val="nil"/>
              <w:bottom w:val="single" w:sz="4" w:space="0" w:color="auto"/>
              <w:right w:val="single" w:sz="4" w:space="0" w:color="auto"/>
            </w:tcBorders>
            <w:shd w:val="clear" w:color="auto" w:fill="auto"/>
            <w:noWrap/>
            <w:vAlign w:val="center"/>
          </w:tcPr>
          <w:p w14:paraId="7FC7AEBD"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输入/输出</w:t>
            </w:r>
          </w:p>
        </w:tc>
        <w:tc>
          <w:tcPr>
            <w:tcW w:w="992" w:type="dxa"/>
            <w:tcBorders>
              <w:top w:val="nil"/>
              <w:left w:val="nil"/>
              <w:bottom w:val="single" w:sz="4" w:space="0" w:color="auto"/>
              <w:right w:val="single" w:sz="4" w:space="0" w:color="auto"/>
            </w:tcBorders>
            <w:shd w:val="clear" w:color="auto" w:fill="auto"/>
            <w:noWrap/>
            <w:vAlign w:val="center"/>
          </w:tcPr>
          <w:p w14:paraId="2A877EAD"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原值</w:t>
            </w:r>
          </w:p>
        </w:tc>
        <w:tc>
          <w:tcPr>
            <w:tcW w:w="989" w:type="dxa"/>
            <w:tcBorders>
              <w:top w:val="nil"/>
              <w:left w:val="nil"/>
              <w:bottom w:val="single" w:sz="4" w:space="0" w:color="auto"/>
              <w:right w:val="single" w:sz="4" w:space="0" w:color="auto"/>
            </w:tcBorders>
            <w:shd w:val="clear" w:color="auto" w:fill="auto"/>
            <w:noWrap/>
            <w:vAlign w:val="center"/>
          </w:tcPr>
          <w:p w14:paraId="2B13699F"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否</w:t>
            </w:r>
          </w:p>
        </w:tc>
        <w:tc>
          <w:tcPr>
            <w:tcW w:w="1437" w:type="dxa"/>
            <w:tcBorders>
              <w:top w:val="nil"/>
              <w:left w:val="single" w:sz="8" w:space="0" w:color="auto"/>
              <w:bottom w:val="single" w:sz="8" w:space="0" w:color="auto"/>
              <w:right w:val="single" w:sz="8" w:space="0" w:color="auto"/>
            </w:tcBorders>
            <w:shd w:val="clear" w:color="auto" w:fill="auto"/>
            <w:vAlign w:val="center"/>
          </w:tcPr>
          <w:p w14:paraId="22C7CA23" w14:textId="77777777" w:rsidR="00727A74" w:rsidRDefault="00727A74" w:rsidP="00727A74">
            <w:pPr>
              <w:widowControl/>
              <w:jc w:val="center"/>
              <w:rPr>
                <w:rFonts w:ascii="宋体" w:hAnsi="宋体" w:cs="宋体"/>
                <w:color w:val="000000"/>
                <w:kern w:val="0"/>
                <w:sz w:val="22"/>
              </w:rPr>
            </w:pPr>
            <w:r>
              <w:rPr>
                <w:rFonts w:ascii="宋体" w:hAnsi="宋体" w:cs="宋体" w:hint="eastAsia"/>
                <w:color w:val="000000"/>
                <w:kern w:val="0"/>
                <w:sz w:val="22"/>
              </w:rPr>
              <w:t>调取或手工输入</w:t>
            </w:r>
          </w:p>
        </w:tc>
        <w:tc>
          <w:tcPr>
            <w:tcW w:w="1134" w:type="dxa"/>
            <w:vMerge/>
            <w:tcBorders>
              <w:top w:val="nil"/>
              <w:left w:val="single" w:sz="4" w:space="0" w:color="auto"/>
              <w:bottom w:val="single" w:sz="4" w:space="0" w:color="auto"/>
              <w:right w:val="single" w:sz="4" w:space="0" w:color="auto"/>
            </w:tcBorders>
            <w:vAlign w:val="center"/>
          </w:tcPr>
          <w:p w14:paraId="65A25E3B" w14:textId="77777777" w:rsidR="00727A74" w:rsidRDefault="00727A74" w:rsidP="00727A74">
            <w:pPr>
              <w:widowControl/>
              <w:jc w:val="left"/>
              <w:rPr>
                <w:rFonts w:ascii="宋体" w:hAnsi="宋体" w:cs="宋体"/>
                <w:color w:val="000000"/>
                <w:kern w:val="0"/>
                <w:sz w:val="22"/>
              </w:rPr>
            </w:pPr>
          </w:p>
        </w:tc>
      </w:tr>
      <w:tr w:rsidR="00727A74" w14:paraId="21446D11" w14:textId="77777777" w:rsidTr="00727A74">
        <w:trPr>
          <w:trHeight w:val="285"/>
        </w:trPr>
        <w:tc>
          <w:tcPr>
            <w:tcW w:w="660" w:type="dxa"/>
            <w:tcBorders>
              <w:top w:val="nil"/>
              <w:left w:val="single" w:sz="4" w:space="0" w:color="auto"/>
              <w:bottom w:val="single" w:sz="4" w:space="0" w:color="auto"/>
              <w:right w:val="single" w:sz="4" w:space="0" w:color="auto"/>
            </w:tcBorders>
            <w:shd w:val="clear" w:color="auto" w:fill="auto"/>
            <w:noWrap/>
            <w:vAlign w:val="center"/>
          </w:tcPr>
          <w:p w14:paraId="78DB41B1" w14:textId="77777777" w:rsidR="00727A74" w:rsidRDefault="00727A74" w:rsidP="00727A74">
            <w:pPr>
              <w:widowControl/>
              <w:jc w:val="right"/>
              <w:rPr>
                <w:rFonts w:ascii="宋体" w:hAnsi="宋体" w:cs="宋体"/>
                <w:color w:val="000000"/>
                <w:kern w:val="0"/>
                <w:sz w:val="22"/>
              </w:rPr>
            </w:pPr>
            <w:r>
              <w:rPr>
                <w:rFonts w:ascii="宋体" w:hAnsi="宋体" w:cs="宋体" w:hint="eastAsia"/>
                <w:color w:val="000000"/>
                <w:kern w:val="0"/>
                <w:sz w:val="22"/>
              </w:rPr>
              <w:t>13</w:t>
            </w:r>
          </w:p>
        </w:tc>
        <w:tc>
          <w:tcPr>
            <w:tcW w:w="1720" w:type="dxa"/>
            <w:vMerge/>
            <w:tcBorders>
              <w:left w:val="single" w:sz="4" w:space="0" w:color="auto"/>
              <w:right w:val="single" w:sz="4" w:space="0" w:color="auto"/>
            </w:tcBorders>
            <w:vAlign w:val="center"/>
          </w:tcPr>
          <w:p w14:paraId="0E7423BB" w14:textId="77777777" w:rsidR="00727A74" w:rsidRDefault="00727A74" w:rsidP="00727A74">
            <w:pPr>
              <w:widowControl/>
              <w:jc w:val="left"/>
              <w:rPr>
                <w:rFonts w:ascii="黑体" w:eastAsia="黑体" w:hAnsi="黑体" w:cs="宋体"/>
                <w:color w:val="000000"/>
                <w:kern w:val="0"/>
                <w:sz w:val="22"/>
              </w:rPr>
            </w:pPr>
          </w:p>
        </w:tc>
        <w:tc>
          <w:tcPr>
            <w:tcW w:w="2200" w:type="dxa"/>
            <w:tcBorders>
              <w:top w:val="nil"/>
              <w:left w:val="nil"/>
              <w:bottom w:val="single" w:sz="4" w:space="0" w:color="auto"/>
              <w:right w:val="single" w:sz="4" w:space="0" w:color="auto"/>
            </w:tcBorders>
            <w:shd w:val="clear" w:color="auto" w:fill="auto"/>
            <w:noWrap/>
            <w:vAlign w:val="center"/>
          </w:tcPr>
          <w:p w14:paraId="188B7D4D" w14:textId="77777777" w:rsidR="00727A74" w:rsidRDefault="00727A74" w:rsidP="00727A74">
            <w:pPr>
              <w:widowControl/>
              <w:jc w:val="left"/>
              <w:rPr>
                <w:rFonts w:ascii="宋体" w:hAnsi="宋体" w:cs="宋体"/>
                <w:color w:val="FF0000"/>
                <w:kern w:val="0"/>
                <w:sz w:val="22"/>
              </w:rPr>
            </w:pPr>
            <w:r>
              <w:rPr>
                <w:rFonts w:ascii="宋体" w:hAnsi="宋体" w:cs="宋体" w:hint="eastAsia"/>
                <w:color w:val="FF0000"/>
                <w:kern w:val="0"/>
                <w:sz w:val="22"/>
              </w:rPr>
              <w:t>非在榕</w:t>
            </w:r>
          </w:p>
        </w:tc>
        <w:tc>
          <w:tcPr>
            <w:tcW w:w="822" w:type="dxa"/>
            <w:tcBorders>
              <w:top w:val="nil"/>
              <w:left w:val="nil"/>
              <w:bottom w:val="single" w:sz="4" w:space="0" w:color="auto"/>
              <w:right w:val="single" w:sz="4" w:space="0" w:color="auto"/>
            </w:tcBorders>
            <w:shd w:val="clear" w:color="auto" w:fill="auto"/>
            <w:noWrap/>
            <w:vAlign w:val="center"/>
          </w:tcPr>
          <w:p w14:paraId="3A52A793" w14:textId="77777777" w:rsidR="00727A74" w:rsidRDefault="00727A74" w:rsidP="00727A74">
            <w:pPr>
              <w:widowControl/>
              <w:jc w:val="left"/>
              <w:rPr>
                <w:rFonts w:ascii="宋体" w:hAnsi="宋体" w:cs="宋体"/>
                <w:color w:val="FF0000"/>
                <w:kern w:val="0"/>
                <w:sz w:val="22"/>
              </w:rPr>
            </w:pPr>
            <w:r>
              <w:rPr>
                <w:rFonts w:ascii="宋体" w:hAnsi="宋体" w:cs="宋体" w:hint="eastAsia"/>
                <w:color w:val="FF0000"/>
                <w:kern w:val="0"/>
                <w:sz w:val="22"/>
              </w:rPr>
              <w:t>输入</w:t>
            </w:r>
          </w:p>
        </w:tc>
        <w:tc>
          <w:tcPr>
            <w:tcW w:w="992" w:type="dxa"/>
            <w:tcBorders>
              <w:top w:val="nil"/>
              <w:left w:val="nil"/>
              <w:bottom w:val="single" w:sz="4" w:space="0" w:color="auto"/>
              <w:right w:val="single" w:sz="4" w:space="0" w:color="auto"/>
            </w:tcBorders>
            <w:shd w:val="clear" w:color="auto" w:fill="auto"/>
            <w:noWrap/>
            <w:vAlign w:val="center"/>
          </w:tcPr>
          <w:p w14:paraId="0FF37983" w14:textId="77777777" w:rsidR="00727A74" w:rsidRDefault="00727A74" w:rsidP="00727A74">
            <w:pPr>
              <w:widowControl/>
              <w:jc w:val="left"/>
              <w:rPr>
                <w:rFonts w:ascii="宋体" w:hAnsi="宋体" w:cs="宋体"/>
                <w:color w:val="FF0000"/>
                <w:kern w:val="0"/>
                <w:sz w:val="22"/>
              </w:rPr>
            </w:pPr>
            <w:r>
              <w:rPr>
                <w:rFonts w:ascii="宋体" w:hAnsi="宋体" w:cs="宋体" w:hint="eastAsia"/>
                <w:color w:val="FF0000"/>
                <w:kern w:val="0"/>
                <w:sz w:val="22"/>
              </w:rPr>
              <w:t>原值</w:t>
            </w:r>
          </w:p>
        </w:tc>
        <w:tc>
          <w:tcPr>
            <w:tcW w:w="989" w:type="dxa"/>
            <w:tcBorders>
              <w:top w:val="nil"/>
              <w:left w:val="nil"/>
              <w:bottom w:val="single" w:sz="4" w:space="0" w:color="auto"/>
              <w:right w:val="single" w:sz="4" w:space="0" w:color="auto"/>
            </w:tcBorders>
            <w:shd w:val="clear" w:color="auto" w:fill="auto"/>
            <w:noWrap/>
            <w:vAlign w:val="center"/>
          </w:tcPr>
          <w:p w14:paraId="0A895888" w14:textId="77777777" w:rsidR="00727A74" w:rsidRDefault="00727A74" w:rsidP="00727A74">
            <w:pPr>
              <w:widowControl/>
              <w:jc w:val="left"/>
              <w:rPr>
                <w:rFonts w:ascii="宋体" w:hAnsi="宋体" w:cs="宋体"/>
                <w:color w:val="FF0000"/>
                <w:kern w:val="0"/>
                <w:sz w:val="22"/>
              </w:rPr>
            </w:pPr>
            <w:r>
              <w:rPr>
                <w:rFonts w:ascii="宋体" w:hAnsi="宋体" w:cs="宋体" w:hint="eastAsia"/>
                <w:color w:val="FF0000"/>
                <w:kern w:val="0"/>
                <w:sz w:val="22"/>
              </w:rPr>
              <w:t>是</w:t>
            </w:r>
          </w:p>
        </w:tc>
        <w:tc>
          <w:tcPr>
            <w:tcW w:w="1437" w:type="dxa"/>
            <w:tcBorders>
              <w:top w:val="nil"/>
              <w:left w:val="single" w:sz="8" w:space="0" w:color="auto"/>
              <w:bottom w:val="single" w:sz="8" w:space="0" w:color="auto"/>
              <w:right w:val="single" w:sz="8" w:space="0" w:color="auto"/>
            </w:tcBorders>
            <w:shd w:val="clear" w:color="auto" w:fill="auto"/>
            <w:vAlign w:val="center"/>
          </w:tcPr>
          <w:p w14:paraId="521606E3" w14:textId="77777777" w:rsidR="00727A74" w:rsidRDefault="00727A74" w:rsidP="00727A74">
            <w:pPr>
              <w:widowControl/>
              <w:jc w:val="center"/>
              <w:rPr>
                <w:rFonts w:ascii="宋体" w:hAnsi="宋体" w:cs="宋体"/>
                <w:color w:val="FF0000"/>
                <w:kern w:val="0"/>
                <w:sz w:val="22"/>
              </w:rPr>
            </w:pPr>
            <w:r>
              <w:rPr>
                <w:rFonts w:ascii="宋体" w:hAnsi="宋体" w:cs="宋体" w:hint="eastAsia"/>
                <w:color w:val="FF0000"/>
                <w:kern w:val="0"/>
                <w:sz w:val="22"/>
              </w:rPr>
              <w:t>省中心特有</w:t>
            </w:r>
          </w:p>
        </w:tc>
        <w:tc>
          <w:tcPr>
            <w:tcW w:w="1134" w:type="dxa"/>
            <w:vMerge/>
            <w:tcBorders>
              <w:top w:val="nil"/>
              <w:left w:val="single" w:sz="4" w:space="0" w:color="auto"/>
              <w:bottom w:val="single" w:sz="4" w:space="0" w:color="auto"/>
              <w:right w:val="single" w:sz="4" w:space="0" w:color="auto"/>
            </w:tcBorders>
            <w:vAlign w:val="center"/>
          </w:tcPr>
          <w:p w14:paraId="3213161F" w14:textId="77777777" w:rsidR="00727A74" w:rsidRDefault="00727A74" w:rsidP="00727A74">
            <w:pPr>
              <w:widowControl/>
              <w:jc w:val="left"/>
              <w:rPr>
                <w:rFonts w:ascii="宋体" w:hAnsi="宋体" w:cs="宋体"/>
                <w:color w:val="000000"/>
                <w:kern w:val="0"/>
                <w:sz w:val="22"/>
              </w:rPr>
            </w:pPr>
          </w:p>
        </w:tc>
      </w:tr>
      <w:tr w:rsidR="00727A74" w14:paraId="1AB7ECA3" w14:textId="77777777" w:rsidTr="00727A74">
        <w:trPr>
          <w:trHeight w:val="285"/>
        </w:trPr>
        <w:tc>
          <w:tcPr>
            <w:tcW w:w="660" w:type="dxa"/>
            <w:tcBorders>
              <w:top w:val="nil"/>
              <w:left w:val="single" w:sz="4" w:space="0" w:color="auto"/>
              <w:bottom w:val="single" w:sz="4" w:space="0" w:color="auto"/>
              <w:right w:val="single" w:sz="4" w:space="0" w:color="auto"/>
            </w:tcBorders>
            <w:shd w:val="clear" w:color="auto" w:fill="auto"/>
            <w:noWrap/>
            <w:vAlign w:val="center"/>
          </w:tcPr>
          <w:p w14:paraId="5918FBCB" w14:textId="77777777" w:rsidR="00727A74" w:rsidRDefault="00727A74" w:rsidP="00727A74">
            <w:pPr>
              <w:widowControl/>
              <w:jc w:val="right"/>
              <w:rPr>
                <w:rFonts w:ascii="宋体" w:hAnsi="宋体" w:cs="宋体"/>
                <w:color w:val="000000"/>
                <w:kern w:val="0"/>
                <w:sz w:val="22"/>
              </w:rPr>
            </w:pPr>
            <w:r>
              <w:rPr>
                <w:rFonts w:ascii="宋体" w:hAnsi="宋体" w:cs="宋体" w:hint="eastAsia"/>
                <w:color w:val="000000"/>
                <w:kern w:val="0"/>
                <w:sz w:val="22"/>
              </w:rPr>
              <w:lastRenderedPageBreak/>
              <w:t>14</w:t>
            </w:r>
          </w:p>
        </w:tc>
        <w:tc>
          <w:tcPr>
            <w:tcW w:w="1720" w:type="dxa"/>
            <w:vMerge/>
            <w:tcBorders>
              <w:left w:val="single" w:sz="4" w:space="0" w:color="auto"/>
              <w:right w:val="single" w:sz="4" w:space="0" w:color="auto"/>
            </w:tcBorders>
            <w:vAlign w:val="center"/>
          </w:tcPr>
          <w:p w14:paraId="2E8073B0" w14:textId="77777777" w:rsidR="00727A74" w:rsidRDefault="00727A74" w:rsidP="00727A74">
            <w:pPr>
              <w:widowControl/>
              <w:jc w:val="left"/>
              <w:rPr>
                <w:rFonts w:ascii="黑体" w:eastAsia="黑体" w:hAnsi="黑体" w:cs="宋体"/>
                <w:color w:val="000000"/>
                <w:kern w:val="0"/>
                <w:sz w:val="22"/>
              </w:rPr>
            </w:pPr>
          </w:p>
        </w:tc>
        <w:tc>
          <w:tcPr>
            <w:tcW w:w="2200" w:type="dxa"/>
            <w:tcBorders>
              <w:top w:val="nil"/>
              <w:left w:val="nil"/>
              <w:bottom w:val="single" w:sz="4" w:space="0" w:color="auto"/>
              <w:right w:val="single" w:sz="4" w:space="0" w:color="auto"/>
            </w:tcBorders>
            <w:shd w:val="clear" w:color="auto" w:fill="auto"/>
            <w:noWrap/>
            <w:vAlign w:val="center"/>
          </w:tcPr>
          <w:p w14:paraId="10E2F1B8" w14:textId="77777777" w:rsidR="00727A74" w:rsidRDefault="00727A74" w:rsidP="00727A74">
            <w:pPr>
              <w:widowControl/>
              <w:jc w:val="left"/>
              <w:rPr>
                <w:rFonts w:ascii="宋体" w:hAnsi="宋体" w:cs="宋体"/>
                <w:color w:val="FF0000"/>
                <w:kern w:val="0"/>
                <w:sz w:val="22"/>
              </w:rPr>
            </w:pPr>
            <w:r>
              <w:rPr>
                <w:rFonts w:ascii="宋体" w:hAnsi="宋体" w:cs="宋体" w:hint="eastAsia"/>
                <w:color w:val="FF0000"/>
                <w:kern w:val="0"/>
                <w:sz w:val="22"/>
              </w:rPr>
              <w:t>行政区划代码</w:t>
            </w:r>
          </w:p>
        </w:tc>
        <w:tc>
          <w:tcPr>
            <w:tcW w:w="822" w:type="dxa"/>
            <w:tcBorders>
              <w:top w:val="nil"/>
              <w:left w:val="nil"/>
              <w:bottom w:val="single" w:sz="4" w:space="0" w:color="auto"/>
              <w:right w:val="single" w:sz="4" w:space="0" w:color="auto"/>
            </w:tcBorders>
            <w:shd w:val="clear" w:color="auto" w:fill="auto"/>
            <w:noWrap/>
            <w:vAlign w:val="center"/>
          </w:tcPr>
          <w:p w14:paraId="6D5FDDF5" w14:textId="77777777" w:rsidR="00727A74" w:rsidRDefault="00727A74" w:rsidP="00727A74">
            <w:pPr>
              <w:widowControl/>
              <w:jc w:val="left"/>
              <w:rPr>
                <w:rFonts w:ascii="宋体" w:hAnsi="宋体" w:cs="宋体"/>
                <w:color w:val="FF0000"/>
                <w:kern w:val="0"/>
                <w:sz w:val="22"/>
              </w:rPr>
            </w:pPr>
            <w:r>
              <w:rPr>
                <w:rFonts w:ascii="宋体" w:hAnsi="宋体" w:cs="宋体" w:hint="eastAsia"/>
                <w:color w:val="FF0000"/>
                <w:kern w:val="0"/>
                <w:sz w:val="22"/>
              </w:rPr>
              <w:t>输入</w:t>
            </w:r>
          </w:p>
        </w:tc>
        <w:tc>
          <w:tcPr>
            <w:tcW w:w="992" w:type="dxa"/>
            <w:tcBorders>
              <w:top w:val="nil"/>
              <w:left w:val="nil"/>
              <w:bottom w:val="single" w:sz="4" w:space="0" w:color="auto"/>
              <w:right w:val="single" w:sz="4" w:space="0" w:color="auto"/>
            </w:tcBorders>
            <w:shd w:val="clear" w:color="auto" w:fill="auto"/>
            <w:noWrap/>
            <w:vAlign w:val="center"/>
          </w:tcPr>
          <w:p w14:paraId="11D2F01A" w14:textId="77777777" w:rsidR="00727A74" w:rsidRDefault="00727A74" w:rsidP="00727A74">
            <w:pPr>
              <w:widowControl/>
              <w:jc w:val="left"/>
              <w:rPr>
                <w:rFonts w:ascii="宋体" w:hAnsi="宋体" w:cs="宋体"/>
                <w:color w:val="FF0000"/>
                <w:kern w:val="0"/>
                <w:sz w:val="22"/>
              </w:rPr>
            </w:pPr>
            <w:r>
              <w:rPr>
                <w:rFonts w:ascii="宋体" w:hAnsi="宋体" w:cs="宋体" w:hint="eastAsia"/>
                <w:color w:val="FF0000"/>
                <w:kern w:val="0"/>
                <w:sz w:val="22"/>
              </w:rPr>
              <w:t>原值</w:t>
            </w:r>
          </w:p>
        </w:tc>
        <w:tc>
          <w:tcPr>
            <w:tcW w:w="989" w:type="dxa"/>
            <w:tcBorders>
              <w:top w:val="nil"/>
              <w:left w:val="nil"/>
              <w:bottom w:val="single" w:sz="4" w:space="0" w:color="auto"/>
              <w:right w:val="single" w:sz="4" w:space="0" w:color="auto"/>
            </w:tcBorders>
            <w:shd w:val="clear" w:color="auto" w:fill="auto"/>
            <w:noWrap/>
            <w:vAlign w:val="center"/>
          </w:tcPr>
          <w:p w14:paraId="6451BEBB" w14:textId="77777777" w:rsidR="00727A74" w:rsidRDefault="00727A74" w:rsidP="00727A74">
            <w:pPr>
              <w:widowControl/>
              <w:jc w:val="left"/>
              <w:rPr>
                <w:rFonts w:ascii="宋体" w:hAnsi="宋体" w:cs="宋体"/>
                <w:color w:val="FF0000"/>
                <w:kern w:val="0"/>
                <w:sz w:val="22"/>
              </w:rPr>
            </w:pPr>
            <w:r>
              <w:rPr>
                <w:rFonts w:ascii="宋体" w:hAnsi="宋体" w:cs="宋体" w:hint="eastAsia"/>
                <w:color w:val="FF0000"/>
                <w:kern w:val="0"/>
                <w:sz w:val="22"/>
              </w:rPr>
              <w:t>是</w:t>
            </w:r>
          </w:p>
        </w:tc>
        <w:tc>
          <w:tcPr>
            <w:tcW w:w="1437" w:type="dxa"/>
            <w:tcBorders>
              <w:top w:val="nil"/>
              <w:left w:val="single" w:sz="8" w:space="0" w:color="auto"/>
              <w:bottom w:val="single" w:sz="8" w:space="0" w:color="auto"/>
              <w:right w:val="single" w:sz="8" w:space="0" w:color="auto"/>
            </w:tcBorders>
            <w:shd w:val="clear" w:color="auto" w:fill="auto"/>
            <w:vAlign w:val="center"/>
          </w:tcPr>
          <w:p w14:paraId="2F0EE8FF" w14:textId="77777777" w:rsidR="00727A74" w:rsidRDefault="00727A74" w:rsidP="00727A74">
            <w:pPr>
              <w:widowControl/>
              <w:jc w:val="center"/>
              <w:rPr>
                <w:rFonts w:ascii="宋体" w:hAnsi="宋体" w:cs="宋体"/>
                <w:color w:val="FF0000"/>
                <w:kern w:val="0"/>
                <w:sz w:val="22"/>
              </w:rPr>
            </w:pPr>
            <w:r>
              <w:rPr>
                <w:rFonts w:ascii="宋体" w:hAnsi="宋体" w:cs="宋体" w:hint="eastAsia"/>
                <w:color w:val="FF0000"/>
                <w:kern w:val="0"/>
                <w:sz w:val="22"/>
              </w:rPr>
              <w:t>省中心特有</w:t>
            </w:r>
          </w:p>
        </w:tc>
        <w:tc>
          <w:tcPr>
            <w:tcW w:w="1134" w:type="dxa"/>
            <w:vMerge/>
            <w:tcBorders>
              <w:top w:val="nil"/>
              <w:left w:val="single" w:sz="4" w:space="0" w:color="auto"/>
              <w:bottom w:val="single" w:sz="4" w:space="0" w:color="auto"/>
              <w:right w:val="single" w:sz="4" w:space="0" w:color="auto"/>
            </w:tcBorders>
            <w:vAlign w:val="center"/>
          </w:tcPr>
          <w:p w14:paraId="6A0D490A" w14:textId="77777777" w:rsidR="00727A74" w:rsidRDefault="00727A74" w:rsidP="00727A74">
            <w:pPr>
              <w:widowControl/>
              <w:jc w:val="left"/>
              <w:rPr>
                <w:rFonts w:ascii="宋体" w:hAnsi="宋体" w:cs="宋体"/>
                <w:color w:val="000000"/>
                <w:kern w:val="0"/>
                <w:sz w:val="22"/>
              </w:rPr>
            </w:pPr>
          </w:p>
        </w:tc>
      </w:tr>
      <w:tr w:rsidR="00727A74" w14:paraId="3A36C39C" w14:textId="77777777" w:rsidTr="00727A74">
        <w:trPr>
          <w:trHeight w:val="285"/>
        </w:trPr>
        <w:tc>
          <w:tcPr>
            <w:tcW w:w="660" w:type="dxa"/>
            <w:tcBorders>
              <w:top w:val="nil"/>
              <w:left w:val="single" w:sz="4" w:space="0" w:color="auto"/>
              <w:bottom w:val="single" w:sz="4" w:space="0" w:color="auto"/>
              <w:right w:val="single" w:sz="4" w:space="0" w:color="auto"/>
            </w:tcBorders>
            <w:shd w:val="clear" w:color="auto" w:fill="auto"/>
            <w:noWrap/>
            <w:vAlign w:val="center"/>
          </w:tcPr>
          <w:p w14:paraId="1CFDE130" w14:textId="77777777" w:rsidR="00727A74" w:rsidRDefault="00727A74" w:rsidP="00727A74">
            <w:pPr>
              <w:widowControl/>
              <w:jc w:val="right"/>
              <w:rPr>
                <w:rFonts w:ascii="宋体" w:hAnsi="宋体" w:cs="宋体"/>
                <w:color w:val="000000"/>
                <w:kern w:val="0"/>
                <w:sz w:val="22"/>
              </w:rPr>
            </w:pPr>
            <w:r>
              <w:rPr>
                <w:rFonts w:ascii="宋体" w:hAnsi="宋体" w:cs="宋体" w:hint="eastAsia"/>
                <w:color w:val="000000"/>
                <w:kern w:val="0"/>
                <w:sz w:val="22"/>
              </w:rPr>
              <w:t>15</w:t>
            </w:r>
          </w:p>
        </w:tc>
        <w:tc>
          <w:tcPr>
            <w:tcW w:w="1720" w:type="dxa"/>
            <w:vMerge/>
            <w:tcBorders>
              <w:left w:val="single" w:sz="4" w:space="0" w:color="auto"/>
              <w:right w:val="single" w:sz="4" w:space="0" w:color="auto"/>
            </w:tcBorders>
            <w:vAlign w:val="center"/>
          </w:tcPr>
          <w:p w14:paraId="52B4BC36" w14:textId="77777777" w:rsidR="00727A74" w:rsidRDefault="00727A74" w:rsidP="00727A74">
            <w:pPr>
              <w:widowControl/>
              <w:jc w:val="left"/>
              <w:rPr>
                <w:rFonts w:ascii="黑体" w:eastAsia="黑体" w:hAnsi="黑体" w:cs="宋体"/>
                <w:color w:val="000000"/>
                <w:kern w:val="0"/>
                <w:sz w:val="22"/>
              </w:rPr>
            </w:pPr>
          </w:p>
        </w:tc>
        <w:tc>
          <w:tcPr>
            <w:tcW w:w="2200" w:type="dxa"/>
            <w:tcBorders>
              <w:top w:val="nil"/>
              <w:left w:val="nil"/>
              <w:bottom w:val="single" w:sz="4" w:space="0" w:color="auto"/>
              <w:right w:val="single" w:sz="4" w:space="0" w:color="auto"/>
            </w:tcBorders>
            <w:shd w:val="clear" w:color="auto" w:fill="auto"/>
            <w:noWrap/>
            <w:vAlign w:val="center"/>
          </w:tcPr>
          <w:p w14:paraId="7AA55248"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离退休类别</w:t>
            </w:r>
          </w:p>
        </w:tc>
        <w:tc>
          <w:tcPr>
            <w:tcW w:w="822" w:type="dxa"/>
            <w:tcBorders>
              <w:top w:val="nil"/>
              <w:left w:val="nil"/>
              <w:bottom w:val="single" w:sz="4" w:space="0" w:color="auto"/>
              <w:right w:val="single" w:sz="4" w:space="0" w:color="auto"/>
            </w:tcBorders>
            <w:shd w:val="clear" w:color="auto" w:fill="auto"/>
            <w:noWrap/>
            <w:vAlign w:val="center"/>
          </w:tcPr>
          <w:p w14:paraId="33529F39"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输入</w:t>
            </w:r>
          </w:p>
        </w:tc>
        <w:tc>
          <w:tcPr>
            <w:tcW w:w="992" w:type="dxa"/>
            <w:tcBorders>
              <w:top w:val="nil"/>
              <w:left w:val="nil"/>
              <w:bottom w:val="single" w:sz="4" w:space="0" w:color="auto"/>
              <w:right w:val="single" w:sz="4" w:space="0" w:color="auto"/>
            </w:tcBorders>
            <w:shd w:val="clear" w:color="auto" w:fill="auto"/>
            <w:noWrap/>
            <w:vAlign w:val="center"/>
          </w:tcPr>
          <w:p w14:paraId="03B32C58"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编码</w:t>
            </w:r>
          </w:p>
        </w:tc>
        <w:tc>
          <w:tcPr>
            <w:tcW w:w="989" w:type="dxa"/>
            <w:tcBorders>
              <w:top w:val="nil"/>
              <w:left w:val="nil"/>
              <w:bottom w:val="single" w:sz="4" w:space="0" w:color="auto"/>
              <w:right w:val="single" w:sz="4" w:space="0" w:color="auto"/>
            </w:tcBorders>
            <w:shd w:val="clear" w:color="auto" w:fill="auto"/>
            <w:noWrap/>
            <w:vAlign w:val="center"/>
          </w:tcPr>
          <w:p w14:paraId="0BB8EF42"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是</w:t>
            </w:r>
          </w:p>
        </w:tc>
        <w:tc>
          <w:tcPr>
            <w:tcW w:w="1437" w:type="dxa"/>
            <w:tcBorders>
              <w:top w:val="nil"/>
              <w:left w:val="single" w:sz="8" w:space="0" w:color="auto"/>
              <w:bottom w:val="single" w:sz="8" w:space="0" w:color="auto"/>
              <w:right w:val="single" w:sz="8" w:space="0" w:color="auto"/>
            </w:tcBorders>
            <w:shd w:val="clear" w:color="auto" w:fill="auto"/>
            <w:vAlign w:val="center"/>
          </w:tcPr>
          <w:p w14:paraId="50BF6ECC" w14:textId="77777777" w:rsidR="00727A74" w:rsidRDefault="00727A74" w:rsidP="00727A74">
            <w:pPr>
              <w:widowControl/>
              <w:jc w:val="center"/>
              <w:rPr>
                <w:rFonts w:ascii="宋体" w:hAnsi="宋体"/>
                <w:sz w:val="22"/>
              </w:rPr>
            </w:pPr>
            <w:r>
              <w:rPr>
                <w:rFonts w:ascii="宋体" w:hAnsi="宋体" w:hint="eastAsia"/>
                <w:sz w:val="22"/>
              </w:rPr>
              <w:t>正常退休，</w:t>
            </w:r>
            <w:r>
              <w:rPr>
                <w:rFonts w:ascii="宋体" w:hAnsi="宋体" w:cs="宋体" w:hint="eastAsia"/>
                <w:color w:val="000000"/>
                <w:kern w:val="0"/>
                <w:sz w:val="22"/>
              </w:rPr>
              <w:t>编码规则另附</w:t>
            </w:r>
          </w:p>
        </w:tc>
        <w:tc>
          <w:tcPr>
            <w:tcW w:w="1134" w:type="dxa"/>
            <w:vMerge/>
            <w:tcBorders>
              <w:top w:val="nil"/>
              <w:left w:val="single" w:sz="4" w:space="0" w:color="auto"/>
              <w:bottom w:val="single" w:sz="4" w:space="0" w:color="auto"/>
              <w:right w:val="single" w:sz="4" w:space="0" w:color="auto"/>
            </w:tcBorders>
            <w:vAlign w:val="center"/>
          </w:tcPr>
          <w:p w14:paraId="5B0A6E4F" w14:textId="77777777" w:rsidR="00727A74" w:rsidRDefault="00727A74" w:rsidP="00727A74">
            <w:pPr>
              <w:widowControl/>
              <w:jc w:val="left"/>
              <w:rPr>
                <w:rFonts w:ascii="宋体" w:hAnsi="宋体" w:cs="宋体"/>
                <w:color w:val="000000"/>
                <w:kern w:val="0"/>
                <w:sz w:val="22"/>
              </w:rPr>
            </w:pPr>
          </w:p>
        </w:tc>
      </w:tr>
      <w:tr w:rsidR="00727A74" w14:paraId="303F7E85" w14:textId="77777777" w:rsidTr="00727A74">
        <w:trPr>
          <w:trHeight w:val="285"/>
        </w:trPr>
        <w:tc>
          <w:tcPr>
            <w:tcW w:w="660" w:type="dxa"/>
            <w:tcBorders>
              <w:top w:val="nil"/>
              <w:left w:val="single" w:sz="4" w:space="0" w:color="auto"/>
              <w:bottom w:val="single" w:sz="4" w:space="0" w:color="auto"/>
              <w:right w:val="single" w:sz="4" w:space="0" w:color="auto"/>
            </w:tcBorders>
            <w:shd w:val="clear" w:color="auto" w:fill="auto"/>
            <w:noWrap/>
            <w:vAlign w:val="center"/>
          </w:tcPr>
          <w:p w14:paraId="61FB1BA0" w14:textId="77777777" w:rsidR="00727A74" w:rsidRDefault="00727A74" w:rsidP="00727A74">
            <w:pPr>
              <w:widowControl/>
              <w:jc w:val="right"/>
              <w:rPr>
                <w:rFonts w:ascii="宋体" w:hAnsi="宋体" w:cs="宋体"/>
                <w:color w:val="000000"/>
                <w:kern w:val="0"/>
                <w:sz w:val="22"/>
              </w:rPr>
            </w:pPr>
            <w:r>
              <w:rPr>
                <w:rFonts w:ascii="宋体" w:hAnsi="宋体" w:cs="宋体" w:hint="eastAsia"/>
                <w:color w:val="000000"/>
                <w:kern w:val="0"/>
                <w:sz w:val="22"/>
              </w:rPr>
              <w:t>16</w:t>
            </w:r>
          </w:p>
        </w:tc>
        <w:tc>
          <w:tcPr>
            <w:tcW w:w="1720" w:type="dxa"/>
            <w:vMerge/>
            <w:tcBorders>
              <w:left w:val="single" w:sz="4" w:space="0" w:color="auto"/>
              <w:right w:val="single" w:sz="4" w:space="0" w:color="auto"/>
            </w:tcBorders>
            <w:vAlign w:val="center"/>
          </w:tcPr>
          <w:p w14:paraId="795FAECD" w14:textId="77777777" w:rsidR="00727A74" w:rsidRDefault="00727A74" w:rsidP="00727A74">
            <w:pPr>
              <w:widowControl/>
              <w:jc w:val="left"/>
              <w:rPr>
                <w:rFonts w:ascii="黑体" w:eastAsia="黑体" w:hAnsi="黑体" w:cs="宋体"/>
                <w:color w:val="000000"/>
                <w:kern w:val="0"/>
                <w:sz w:val="22"/>
              </w:rPr>
            </w:pPr>
          </w:p>
        </w:tc>
        <w:tc>
          <w:tcPr>
            <w:tcW w:w="2200" w:type="dxa"/>
            <w:tcBorders>
              <w:top w:val="nil"/>
              <w:left w:val="nil"/>
              <w:bottom w:val="single" w:sz="4" w:space="0" w:color="auto"/>
              <w:right w:val="single" w:sz="4" w:space="0" w:color="auto"/>
            </w:tcBorders>
            <w:shd w:val="clear" w:color="auto" w:fill="auto"/>
            <w:noWrap/>
            <w:vAlign w:val="center"/>
          </w:tcPr>
          <w:p w14:paraId="66C1DAF7"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人员类别</w:t>
            </w:r>
          </w:p>
        </w:tc>
        <w:tc>
          <w:tcPr>
            <w:tcW w:w="822" w:type="dxa"/>
            <w:tcBorders>
              <w:top w:val="nil"/>
              <w:left w:val="nil"/>
              <w:bottom w:val="single" w:sz="4" w:space="0" w:color="auto"/>
              <w:right w:val="single" w:sz="4" w:space="0" w:color="auto"/>
            </w:tcBorders>
            <w:shd w:val="clear" w:color="auto" w:fill="auto"/>
            <w:noWrap/>
            <w:vAlign w:val="center"/>
          </w:tcPr>
          <w:p w14:paraId="35FA3688"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输入</w:t>
            </w:r>
          </w:p>
        </w:tc>
        <w:tc>
          <w:tcPr>
            <w:tcW w:w="992" w:type="dxa"/>
            <w:tcBorders>
              <w:top w:val="nil"/>
              <w:left w:val="nil"/>
              <w:bottom w:val="single" w:sz="4" w:space="0" w:color="auto"/>
              <w:right w:val="single" w:sz="4" w:space="0" w:color="auto"/>
            </w:tcBorders>
            <w:shd w:val="clear" w:color="auto" w:fill="auto"/>
            <w:noWrap/>
            <w:vAlign w:val="center"/>
          </w:tcPr>
          <w:p w14:paraId="5B0AE276"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编码</w:t>
            </w:r>
          </w:p>
        </w:tc>
        <w:tc>
          <w:tcPr>
            <w:tcW w:w="989" w:type="dxa"/>
            <w:tcBorders>
              <w:top w:val="nil"/>
              <w:left w:val="nil"/>
              <w:bottom w:val="single" w:sz="4" w:space="0" w:color="auto"/>
              <w:right w:val="single" w:sz="4" w:space="0" w:color="auto"/>
            </w:tcBorders>
            <w:shd w:val="clear" w:color="auto" w:fill="auto"/>
            <w:noWrap/>
            <w:vAlign w:val="center"/>
          </w:tcPr>
          <w:p w14:paraId="4B9EA7A7"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是</w:t>
            </w:r>
          </w:p>
        </w:tc>
        <w:tc>
          <w:tcPr>
            <w:tcW w:w="1437" w:type="dxa"/>
            <w:tcBorders>
              <w:top w:val="nil"/>
              <w:left w:val="single" w:sz="8" w:space="0" w:color="auto"/>
              <w:bottom w:val="single" w:sz="8" w:space="0" w:color="auto"/>
              <w:right w:val="single" w:sz="8" w:space="0" w:color="auto"/>
            </w:tcBorders>
            <w:shd w:val="clear" w:color="auto" w:fill="auto"/>
            <w:vAlign w:val="center"/>
          </w:tcPr>
          <w:p w14:paraId="209282E4" w14:textId="77777777" w:rsidR="00727A74" w:rsidRDefault="00727A74" w:rsidP="00727A74">
            <w:pPr>
              <w:widowControl/>
              <w:jc w:val="center"/>
              <w:rPr>
                <w:rFonts w:ascii="宋体" w:hAnsi="宋体"/>
                <w:sz w:val="22"/>
              </w:rPr>
            </w:pPr>
            <w:r>
              <w:rPr>
                <w:rFonts w:ascii="宋体" w:hAnsi="宋体" w:cs="宋体" w:hint="eastAsia"/>
                <w:color w:val="000000"/>
                <w:kern w:val="0"/>
                <w:sz w:val="22"/>
              </w:rPr>
              <w:t>编码规则另附</w:t>
            </w:r>
          </w:p>
        </w:tc>
        <w:tc>
          <w:tcPr>
            <w:tcW w:w="1134" w:type="dxa"/>
            <w:vMerge/>
            <w:tcBorders>
              <w:top w:val="nil"/>
              <w:left w:val="single" w:sz="4" w:space="0" w:color="auto"/>
              <w:bottom w:val="single" w:sz="4" w:space="0" w:color="auto"/>
              <w:right w:val="single" w:sz="4" w:space="0" w:color="auto"/>
            </w:tcBorders>
            <w:vAlign w:val="center"/>
          </w:tcPr>
          <w:p w14:paraId="2FB43AC6" w14:textId="77777777" w:rsidR="00727A74" w:rsidRDefault="00727A74" w:rsidP="00727A74">
            <w:pPr>
              <w:widowControl/>
              <w:jc w:val="left"/>
              <w:rPr>
                <w:rFonts w:ascii="宋体" w:hAnsi="宋体" w:cs="宋体"/>
                <w:color w:val="000000"/>
                <w:kern w:val="0"/>
                <w:sz w:val="22"/>
              </w:rPr>
            </w:pPr>
          </w:p>
        </w:tc>
      </w:tr>
      <w:tr w:rsidR="00727A74" w14:paraId="0E68EA65" w14:textId="77777777" w:rsidTr="00727A74">
        <w:trPr>
          <w:trHeight w:val="285"/>
        </w:trPr>
        <w:tc>
          <w:tcPr>
            <w:tcW w:w="660" w:type="dxa"/>
            <w:tcBorders>
              <w:top w:val="nil"/>
              <w:left w:val="single" w:sz="4" w:space="0" w:color="auto"/>
              <w:bottom w:val="single" w:sz="4" w:space="0" w:color="auto"/>
              <w:right w:val="single" w:sz="4" w:space="0" w:color="auto"/>
            </w:tcBorders>
            <w:shd w:val="clear" w:color="auto" w:fill="auto"/>
            <w:noWrap/>
            <w:vAlign w:val="center"/>
          </w:tcPr>
          <w:p w14:paraId="0EE57DD3" w14:textId="77777777" w:rsidR="00727A74" w:rsidRDefault="00727A74" w:rsidP="00727A74">
            <w:pPr>
              <w:widowControl/>
              <w:jc w:val="right"/>
              <w:rPr>
                <w:rFonts w:ascii="宋体" w:hAnsi="宋体" w:cs="宋体"/>
                <w:color w:val="000000"/>
                <w:kern w:val="0"/>
                <w:sz w:val="22"/>
              </w:rPr>
            </w:pPr>
            <w:r>
              <w:rPr>
                <w:rFonts w:ascii="宋体" w:hAnsi="宋体" w:cs="宋体" w:hint="eastAsia"/>
                <w:color w:val="000000"/>
                <w:kern w:val="0"/>
                <w:sz w:val="22"/>
              </w:rPr>
              <w:t>17</w:t>
            </w:r>
          </w:p>
        </w:tc>
        <w:tc>
          <w:tcPr>
            <w:tcW w:w="1720" w:type="dxa"/>
            <w:vMerge/>
            <w:tcBorders>
              <w:left w:val="single" w:sz="4" w:space="0" w:color="auto"/>
              <w:right w:val="single" w:sz="4" w:space="0" w:color="auto"/>
            </w:tcBorders>
            <w:vAlign w:val="center"/>
          </w:tcPr>
          <w:p w14:paraId="1518C266" w14:textId="77777777" w:rsidR="00727A74" w:rsidRDefault="00727A74" w:rsidP="00727A74">
            <w:pPr>
              <w:widowControl/>
              <w:jc w:val="left"/>
              <w:rPr>
                <w:rFonts w:ascii="黑体" w:eastAsia="黑体" w:hAnsi="黑体" w:cs="宋体"/>
                <w:color w:val="000000"/>
                <w:kern w:val="0"/>
                <w:sz w:val="22"/>
              </w:rPr>
            </w:pPr>
          </w:p>
        </w:tc>
        <w:tc>
          <w:tcPr>
            <w:tcW w:w="2200" w:type="dxa"/>
            <w:tcBorders>
              <w:top w:val="nil"/>
              <w:left w:val="nil"/>
              <w:bottom w:val="single" w:sz="4" w:space="0" w:color="auto"/>
              <w:right w:val="single" w:sz="4" w:space="0" w:color="auto"/>
            </w:tcBorders>
            <w:shd w:val="clear" w:color="auto" w:fill="auto"/>
            <w:noWrap/>
            <w:vAlign w:val="center"/>
          </w:tcPr>
          <w:p w14:paraId="71E6861D"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调整后职务/岗位</w:t>
            </w:r>
          </w:p>
        </w:tc>
        <w:tc>
          <w:tcPr>
            <w:tcW w:w="822" w:type="dxa"/>
            <w:tcBorders>
              <w:top w:val="nil"/>
              <w:left w:val="nil"/>
              <w:bottom w:val="single" w:sz="4" w:space="0" w:color="auto"/>
              <w:right w:val="single" w:sz="4" w:space="0" w:color="auto"/>
            </w:tcBorders>
            <w:shd w:val="clear" w:color="auto" w:fill="auto"/>
            <w:noWrap/>
            <w:vAlign w:val="center"/>
          </w:tcPr>
          <w:p w14:paraId="33B3F62E"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输入/输出</w:t>
            </w:r>
          </w:p>
        </w:tc>
        <w:tc>
          <w:tcPr>
            <w:tcW w:w="992" w:type="dxa"/>
            <w:tcBorders>
              <w:top w:val="nil"/>
              <w:left w:val="nil"/>
              <w:bottom w:val="single" w:sz="4" w:space="0" w:color="auto"/>
              <w:right w:val="single" w:sz="4" w:space="0" w:color="auto"/>
            </w:tcBorders>
            <w:shd w:val="clear" w:color="auto" w:fill="auto"/>
            <w:noWrap/>
            <w:vAlign w:val="center"/>
          </w:tcPr>
          <w:p w14:paraId="19F80F11"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编码</w:t>
            </w:r>
          </w:p>
        </w:tc>
        <w:tc>
          <w:tcPr>
            <w:tcW w:w="989" w:type="dxa"/>
            <w:tcBorders>
              <w:top w:val="nil"/>
              <w:left w:val="nil"/>
              <w:bottom w:val="single" w:sz="4" w:space="0" w:color="auto"/>
              <w:right w:val="single" w:sz="4" w:space="0" w:color="auto"/>
            </w:tcBorders>
            <w:shd w:val="clear" w:color="auto" w:fill="auto"/>
            <w:noWrap/>
            <w:vAlign w:val="center"/>
          </w:tcPr>
          <w:p w14:paraId="5C66B62C"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过渡期内退休人员必填，</w:t>
            </w:r>
          </w:p>
        </w:tc>
        <w:tc>
          <w:tcPr>
            <w:tcW w:w="1437" w:type="dxa"/>
            <w:tcBorders>
              <w:top w:val="nil"/>
              <w:left w:val="single" w:sz="8" w:space="0" w:color="auto"/>
              <w:bottom w:val="single" w:sz="8" w:space="0" w:color="auto"/>
              <w:right w:val="single" w:sz="8" w:space="0" w:color="auto"/>
            </w:tcBorders>
            <w:shd w:val="clear" w:color="auto" w:fill="auto"/>
            <w:vAlign w:val="center"/>
          </w:tcPr>
          <w:p w14:paraId="6B679C42" w14:textId="77777777" w:rsidR="00727A74" w:rsidRDefault="00727A74" w:rsidP="00727A74">
            <w:pPr>
              <w:widowControl/>
              <w:jc w:val="center"/>
              <w:rPr>
                <w:rFonts w:ascii="宋体" w:hAnsi="宋体" w:cs="宋体"/>
                <w:color w:val="000000"/>
                <w:kern w:val="0"/>
                <w:sz w:val="22"/>
              </w:rPr>
            </w:pPr>
            <w:r>
              <w:rPr>
                <w:rFonts w:ascii="宋体" w:hAnsi="宋体" w:hint="eastAsia"/>
                <w:sz w:val="22"/>
              </w:rPr>
              <w:t>工资人事工资平台或者手工录入，</w:t>
            </w:r>
            <w:r>
              <w:rPr>
                <w:rFonts w:ascii="宋体" w:hAnsi="宋体" w:cs="宋体" w:hint="eastAsia"/>
                <w:color w:val="000000"/>
                <w:kern w:val="0"/>
                <w:sz w:val="22"/>
              </w:rPr>
              <w:t>编码规则另附</w:t>
            </w:r>
            <w:r>
              <w:rPr>
                <w:rFonts w:ascii="宋体" w:hAnsi="宋体" w:hint="eastAsia"/>
                <w:sz w:val="22"/>
              </w:rPr>
              <w:t>，根据人员类别自动调取数据可供勾选</w:t>
            </w:r>
          </w:p>
        </w:tc>
        <w:tc>
          <w:tcPr>
            <w:tcW w:w="1134" w:type="dxa"/>
            <w:vMerge/>
            <w:tcBorders>
              <w:top w:val="nil"/>
              <w:left w:val="single" w:sz="4" w:space="0" w:color="auto"/>
              <w:bottom w:val="single" w:sz="4" w:space="0" w:color="auto"/>
              <w:right w:val="single" w:sz="4" w:space="0" w:color="auto"/>
            </w:tcBorders>
            <w:vAlign w:val="center"/>
          </w:tcPr>
          <w:p w14:paraId="00E28DDC" w14:textId="77777777" w:rsidR="00727A74" w:rsidRDefault="00727A74" w:rsidP="00727A74">
            <w:pPr>
              <w:widowControl/>
              <w:jc w:val="left"/>
              <w:rPr>
                <w:rFonts w:ascii="宋体" w:hAnsi="宋体" w:cs="宋体"/>
                <w:color w:val="000000"/>
                <w:kern w:val="0"/>
                <w:sz w:val="22"/>
              </w:rPr>
            </w:pPr>
          </w:p>
        </w:tc>
      </w:tr>
      <w:tr w:rsidR="00727A74" w14:paraId="743E2A0C" w14:textId="77777777" w:rsidTr="00727A74">
        <w:trPr>
          <w:trHeight w:val="285"/>
        </w:trPr>
        <w:tc>
          <w:tcPr>
            <w:tcW w:w="660" w:type="dxa"/>
            <w:tcBorders>
              <w:top w:val="nil"/>
              <w:left w:val="single" w:sz="4" w:space="0" w:color="auto"/>
              <w:bottom w:val="single" w:sz="4" w:space="0" w:color="auto"/>
              <w:right w:val="single" w:sz="4" w:space="0" w:color="auto"/>
            </w:tcBorders>
            <w:shd w:val="clear" w:color="auto" w:fill="auto"/>
            <w:noWrap/>
            <w:vAlign w:val="center"/>
          </w:tcPr>
          <w:p w14:paraId="69F4E461" w14:textId="77777777" w:rsidR="00727A74" w:rsidRDefault="00727A74" w:rsidP="00727A74">
            <w:pPr>
              <w:widowControl/>
              <w:jc w:val="right"/>
              <w:rPr>
                <w:rFonts w:ascii="宋体" w:hAnsi="宋体" w:cs="宋体"/>
                <w:color w:val="000000"/>
                <w:kern w:val="0"/>
                <w:sz w:val="22"/>
              </w:rPr>
            </w:pPr>
            <w:r>
              <w:rPr>
                <w:rFonts w:ascii="宋体" w:hAnsi="宋体" w:cs="宋体" w:hint="eastAsia"/>
                <w:color w:val="000000"/>
                <w:kern w:val="0"/>
                <w:sz w:val="22"/>
              </w:rPr>
              <w:t>18</w:t>
            </w:r>
          </w:p>
        </w:tc>
        <w:tc>
          <w:tcPr>
            <w:tcW w:w="1720" w:type="dxa"/>
            <w:vMerge/>
            <w:tcBorders>
              <w:left w:val="single" w:sz="4" w:space="0" w:color="auto"/>
              <w:right w:val="single" w:sz="4" w:space="0" w:color="auto"/>
            </w:tcBorders>
            <w:vAlign w:val="center"/>
          </w:tcPr>
          <w:p w14:paraId="72EA51B6" w14:textId="77777777" w:rsidR="00727A74" w:rsidRDefault="00727A74" w:rsidP="00727A74">
            <w:pPr>
              <w:widowControl/>
              <w:jc w:val="left"/>
              <w:rPr>
                <w:rFonts w:ascii="黑体" w:eastAsia="黑体" w:hAnsi="黑体" w:cs="宋体"/>
                <w:color w:val="000000"/>
                <w:kern w:val="0"/>
                <w:sz w:val="22"/>
              </w:rPr>
            </w:pPr>
          </w:p>
        </w:tc>
        <w:tc>
          <w:tcPr>
            <w:tcW w:w="2200" w:type="dxa"/>
            <w:tcBorders>
              <w:top w:val="nil"/>
              <w:left w:val="nil"/>
              <w:bottom w:val="single" w:sz="4" w:space="0" w:color="auto"/>
              <w:right w:val="single" w:sz="4" w:space="0" w:color="auto"/>
            </w:tcBorders>
            <w:shd w:val="clear" w:color="auto" w:fill="auto"/>
            <w:noWrap/>
            <w:vAlign w:val="center"/>
          </w:tcPr>
          <w:p w14:paraId="224DAE00"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调整后级别/薪级</w:t>
            </w:r>
          </w:p>
        </w:tc>
        <w:tc>
          <w:tcPr>
            <w:tcW w:w="822" w:type="dxa"/>
            <w:tcBorders>
              <w:top w:val="nil"/>
              <w:left w:val="nil"/>
              <w:bottom w:val="single" w:sz="4" w:space="0" w:color="auto"/>
              <w:right w:val="single" w:sz="4" w:space="0" w:color="auto"/>
            </w:tcBorders>
            <w:shd w:val="clear" w:color="auto" w:fill="auto"/>
            <w:noWrap/>
            <w:vAlign w:val="center"/>
          </w:tcPr>
          <w:p w14:paraId="19190BA5"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输入/输出</w:t>
            </w:r>
          </w:p>
        </w:tc>
        <w:tc>
          <w:tcPr>
            <w:tcW w:w="992" w:type="dxa"/>
            <w:tcBorders>
              <w:top w:val="nil"/>
              <w:left w:val="nil"/>
              <w:bottom w:val="single" w:sz="4" w:space="0" w:color="auto"/>
              <w:right w:val="single" w:sz="4" w:space="0" w:color="auto"/>
            </w:tcBorders>
            <w:shd w:val="clear" w:color="auto" w:fill="auto"/>
            <w:noWrap/>
            <w:vAlign w:val="center"/>
          </w:tcPr>
          <w:p w14:paraId="70E08404"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编码</w:t>
            </w:r>
          </w:p>
        </w:tc>
        <w:tc>
          <w:tcPr>
            <w:tcW w:w="989" w:type="dxa"/>
            <w:tcBorders>
              <w:top w:val="nil"/>
              <w:left w:val="nil"/>
              <w:bottom w:val="single" w:sz="4" w:space="0" w:color="auto"/>
              <w:right w:val="single" w:sz="4" w:space="0" w:color="auto"/>
            </w:tcBorders>
            <w:shd w:val="clear" w:color="auto" w:fill="auto"/>
            <w:noWrap/>
            <w:vAlign w:val="center"/>
          </w:tcPr>
          <w:p w14:paraId="70358DCD"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过渡期内退休人员必填</w:t>
            </w:r>
          </w:p>
        </w:tc>
        <w:tc>
          <w:tcPr>
            <w:tcW w:w="1437" w:type="dxa"/>
            <w:tcBorders>
              <w:top w:val="nil"/>
              <w:left w:val="single" w:sz="8" w:space="0" w:color="auto"/>
              <w:bottom w:val="single" w:sz="8" w:space="0" w:color="auto"/>
              <w:right w:val="single" w:sz="8" w:space="0" w:color="auto"/>
            </w:tcBorders>
            <w:shd w:val="clear" w:color="auto" w:fill="auto"/>
            <w:vAlign w:val="center"/>
          </w:tcPr>
          <w:p w14:paraId="518DF785" w14:textId="77777777" w:rsidR="00727A74" w:rsidRDefault="00727A74" w:rsidP="00727A74">
            <w:pPr>
              <w:widowControl/>
              <w:jc w:val="center"/>
              <w:rPr>
                <w:rFonts w:ascii="宋体" w:hAnsi="宋体" w:cs="宋体"/>
                <w:color w:val="000000"/>
                <w:kern w:val="0"/>
                <w:sz w:val="22"/>
              </w:rPr>
            </w:pPr>
            <w:r>
              <w:rPr>
                <w:rFonts w:ascii="宋体" w:hAnsi="宋体" w:hint="eastAsia"/>
                <w:sz w:val="22"/>
              </w:rPr>
              <w:t>工资人事工资平台或者手工录入，</w:t>
            </w:r>
            <w:r>
              <w:rPr>
                <w:rFonts w:ascii="宋体" w:hAnsi="宋体" w:cs="宋体" w:hint="eastAsia"/>
                <w:color w:val="000000"/>
                <w:kern w:val="0"/>
                <w:sz w:val="22"/>
              </w:rPr>
              <w:t>编码规则另附</w:t>
            </w:r>
            <w:r>
              <w:rPr>
                <w:rFonts w:ascii="宋体" w:hAnsi="宋体" w:hint="eastAsia"/>
                <w:sz w:val="22"/>
              </w:rPr>
              <w:t>，根据职务/岗位自动调取数据可供勾选</w:t>
            </w:r>
          </w:p>
        </w:tc>
        <w:tc>
          <w:tcPr>
            <w:tcW w:w="1134" w:type="dxa"/>
            <w:vMerge/>
            <w:tcBorders>
              <w:top w:val="nil"/>
              <w:left w:val="single" w:sz="4" w:space="0" w:color="auto"/>
              <w:bottom w:val="single" w:sz="4" w:space="0" w:color="auto"/>
              <w:right w:val="single" w:sz="4" w:space="0" w:color="auto"/>
            </w:tcBorders>
            <w:vAlign w:val="center"/>
          </w:tcPr>
          <w:p w14:paraId="4E5D8182" w14:textId="77777777" w:rsidR="00727A74" w:rsidRDefault="00727A74" w:rsidP="00727A74">
            <w:pPr>
              <w:widowControl/>
              <w:jc w:val="left"/>
              <w:rPr>
                <w:rFonts w:ascii="宋体" w:hAnsi="宋体" w:cs="宋体"/>
                <w:color w:val="000000"/>
                <w:kern w:val="0"/>
                <w:sz w:val="22"/>
              </w:rPr>
            </w:pPr>
          </w:p>
        </w:tc>
      </w:tr>
      <w:tr w:rsidR="00727A74" w14:paraId="28E31508" w14:textId="77777777" w:rsidTr="00727A74">
        <w:trPr>
          <w:trHeight w:val="285"/>
        </w:trPr>
        <w:tc>
          <w:tcPr>
            <w:tcW w:w="660" w:type="dxa"/>
            <w:tcBorders>
              <w:top w:val="nil"/>
              <w:left w:val="single" w:sz="4" w:space="0" w:color="auto"/>
              <w:bottom w:val="single" w:sz="4" w:space="0" w:color="auto"/>
              <w:right w:val="single" w:sz="4" w:space="0" w:color="auto"/>
            </w:tcBorders>
            <w:shd w:val="clear" w:color="auto" w:fill="auto"/>
            <w:noWrap/>
            <w:vAlign w:val="center"/>
          </w:tcPr>
          <w:p w14:paraId="0FDFF5B0" w14:textId="77777777" w:rsidR="00727A74" w:rsidRDefault="00727A74" w:rsidP="00727A74">
            <w:pPr>
              <w:widowControl/>
              <w:jc w:val="right"/>
              <w:rPr>
                <w:rFonts w:ascii="宋体" w:hAnsi="宋体" w:cs="宋体"/>
                <w:color w:val="000000"/>
                <w:kern w:val="0"/>
                <w:sz w:val="22"/>
              </w:rPr>
            </w:pPr>
            <w:r>
              <w:rPr>
                <w:rFonts w:ascii="宋体" w:hAnsi="宋体" w:cs="宋体" w:hint="eastAsia"/>
                <w:color w:val="000000"/>
                <w:kern w:val="0"/>
                <w:sz w:val="22"/>
              </w:rPr>
              <w:t>19</w:t>
            </w:r>
          </w:p>
        </w:tc>
        <w:tc>
          <w:tcPr>
            <w:tcW w:w="1720" w:type="dxa"/>
            <w:vMerge/>
            <w:tcBorders>
              <w:left w:val="single" w:sz="4" w:space="0" w:color="auto"/>
              <w:right w:val="single" w:sz="4" w:space="0" w:color="auto"/>
            </w:tcBorders>
            <w:vAlign w:val="center"/>
          </w:tcPr>
          <w:p w14:paraId="1DE126FF" w14:textId="77777777" w:rsidR="00727A74" w:rsidRDefault="00727A74" w:rsidP="00727A74">
            <w:pPr>
              <w:widowControl/>
              <w:jc w:val="left"/>
              <w:rPr>
                <w:rFonts w:ascii="黑体" w:eastAsia="黑体" w:hAnsi="黑体" w:cs="宋体"/>
                <w:color w:val="000000"/>
                <w:kern w:val="0"/>
                <w:sz w:val="22"/>
              </w:rPr>
            </w:pPr>
          </w:p>
        </w:tc>
        <w:tc>
          <w:tcPr>
            <w:tcW w:w="2200" w:type="dxa"/>
            <w:tcBorders>
              <w:top w:val="nil"/>
              <w:left w:val="nil"/>
              <w:bottom w:val="single" w:sz="4" w:space="0" w:color="auto"/>
              <w:right w:val="single" w:sz="4" w:space="0" w:color="auto"/>
            </w:tcBorders>
            <w:shd w:val="clear" w:color="auto" w:fill="auto"/>
            <w:noWrap/>
            <w:vAlign w:val="center"/>
          </w:tcPr>
          <w:p w14:paraId="61A1D81B"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调整后档次（公务员）</w:t>
            </w:r>
          </w:p>
        </w:tc>
        <w:tc>
          <w:tcPr>
            <w:tcW w:w="822" w:type="dxa"/>
            <w:tcBorders>
              <w:top w:val="nil"/>
              <w:left w:val="nil"/>
              <w:bottom w:val="single" w:sz="4" w:space="0" w:color="auto"/>
              <w:right w:val="single" w:sz="4" w:space="0" w:color="auto"/>
            </w:tcBorders>
            <w:shd w:val="clear" w:color="auto" w:fill="auto"/>
            <w:noWrap/>
            <w:vAlign w:val="center"/>
          </w:tcPr>
          <w:p w14:paraId="18EC6AFD"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输入/输出</w:t>
            </w:r>
          </w:p>
        </w:tc>
        <w:tc>
          <w:tcPr>
            <w:tcW w:w="992" w:type="dxa"/>
            <w:tcBorders>
              <w:top w:val="nil"/>
              <w:left w:val="nil"/>
              <w:bottom w:val="single" w:sz="4" w:space="0" w:color="auto"/>
              <w:right w:val="single" w:sz="4" w:space="0" w:color="auto"/>
            </w:tcBorders>
            <w:shd w:val="clear" w:color="auto" w:fill="auto"/>
            <w:noWrap/>
            <w:vAlign w:val="center"/>
          </w:tcPr>
          <w:p w14:paraId="40D123F5"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编码</w:t>
            </w:r>
          </w:p>
        </w:tc>
        <w:tc>
          <w:tcPr>
            <w:tcW w:w="989" w:type="dxa"/>
            <w:tcBorders>
              <w:top w:val="nil"/>
              <w:left w:val="nil"/>
              <w:bottom w:val="single" w:sz="4" w:space="0" w:color="auto"/>
              <w:right w:val="single" w:sz="4" w:space="0" w:color="auto"/>
            </w:tcBorders>
            <w:shd w:val="clear" w:color="auto" w:fill="auto"/>
            <w:noWrap/>
            <w:vAlign w:val="center"/>
          </w:tcPr>
          <w:p w14:paraId="325D42C0"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过渡期内退休公务员（参公）人员必填</w:t>
            </w:r>
          </w:p>
        </w:tc>
        <w:tc>
          <w:tcPr>
            <w:tcW w:w="1437" w:type="dxa"/>
            <w:tcBorders>
              <w:top w:val="nil"/>
              <w:left w:val="single" w:sz="8" w:space="0" w:color="auto"/>
              <w:bottom w:val="single" w:sz="8" w:space="0" w:color="auto"/>
              <w:right w:val="single" w:sz="8" w:space="0" w:color="auto"/>
            </w:tcBorders>
            <w:shd w:val="clear" w:color="auto" w:fill="auto"/>
            <w:vAlign w:val="center"/>
          </w:tcPr>
          <w:p w14:paraId="3ED683EF" w14:textId="77777777" w:rsidR="00727A74" w:rsidRDefault="00727A74" w:rsidP="00727A74">
            <w:pPr>
              <w:widowControl/>
              <w:jc w:val="center"/>
              <w:rPr>
                <w:rFonts w:ascii="宋体" w:hAnsi="宋体" w:cs="宋体"/>
                <w:color w:val="000000"/>
                <w:kern w:val="0"/>
                <w:sz w:val="22"/>
              </w:rPr>
            </w:pPr>
            <w:r>
              <w:rPr>
                <w:rFonts w:ascii="宋体" w:hAnsi="宋体" w:hint="eastAsia"/>
                <w:sz w:val="22"/>
              </w:rPr>
              <w:t>工资人事工资平台或者手工录入，</w:t>
            </w:r>
            <w:r>
              <w:rPr>
                <w:rFonts w:ascii="宋体" w:hAnsi="宋体" w:cs="宋体" w:hint="eastAsia"/>
                <w:color w:val="000000"/>
                <w:kern w:val="0"/>
                <w:sz w:val="22"/>
              </w:rPr>
              <w:t>编码规则另附</w:t>
            </w:r>
          </w:p>
        </w:tc>
        <w:tc>
          <w:tcPr>
            <w:tcW w:w="1134" w:type="dxa"/>
            <w:vMerge/>
            <w:tcBorders>
              <w:top w:val="nil"/>
              <w:left w:val="single" w:sz="4" w:space="0" w:color="auto"/>
              <w:bottom w:val="single" w:sz="4" w:space="0" w:color="auto"/>
              <w:right w:val="single" w:sz="4" w:space="0" w:color="auto"/>
            </w:tcBorders>
            <w:vAlign w:val="center"/>
          </w:tcPr>
          <w:p w14:paraId="46904CE7" w14:textId="77777777" w:rsidR="00727A74" w:rsidRDefault="00727A74" w:rsidP="00727A74">
            <w:pPr>
              <w:widowControl/>
              <w:jc w:val="left"/>
              <w:rPr>
                <w:rFonts w:ascii="宋体" w:hAnsi="宋体" w:cs="宋体"/>
                <w:color w:val="000000"/>
                <w:kern w:val="0"/>
                <w:sz w:val="22"/>
              </w:rPr>
            </w:pPr>
          </w:p>
        </w:tc>
      </w:tr>
      <w:tr w:rsidR="00727A74" w14:paraId="6DD56B47" w14:textId="77777777" w:rsidTr="00727A74">
        <w:trPr>
          <w:trHeight w:val="285"/>
        </w:trPr>
        <w:tc>
          <w:tcPr>
            <w:tcW w:w="660" w:type="dxa"/>
            <w:tcBorders>
              <w:top w:val="nil"/>
              <w:left w:val="single" w:sz="4" w:space="0" w:color="auto"/>
              <w:bottom w:val="single" w:sz="4" w:space="0" w:color="auto"/>
              <w:right w:val="single" w:sz="4" w:space="0" w:color="auto"/>
            </w:tcBorders>
            <w:shd w:val="clear" w:color="auto" w:fill="auto"/>
            <w:noWrap/>
            <w:vAlign w:val="center"/>
          </w:tcPr>
          <w:p w14:paraId="2AAAA8F4" w14:textId="77777777" w:rsidR="00727A74" w:rsidRDefault="00727A74" w:rsidP="00727A74">
            <w:pPr>
              <w:widowControl/>
              <w:jc w:val="right"/>
              <w:rPr>
                <w:rFonts w:ascii="宋体" w:hAnsi="宋体" w:cs="宋体"/>
                <w:color w:val="000000"/>
                <w:kern w:val="0"/>
                <w:sz w:val="22"/>
              </w:rPr>
            </w:pPr>
            <w:r>
              <w:rPr>
                <w:rFonts w:ascii="宋体" w:hAnsi="宋体" w:cs="宋体" w:hint="eastAsia"/>
                <w:color w:val="000000"/>
                <w:kern w:val="0"/>
                <w:sz w:val="22"/>
              </w:rPr>
              <w:t>20</w:t>
            </w:r>
          </w:p>
        </w:tc>
        <w:tc>
          <w:tcPr>
            <w:tcW w:w="1720" w:type="dxa"/>
            <w:vMerge/>
            <w:tcBorders>
              <w:left w:val="single" w:sz="4" w:space="0" w:color="auto"/>
              <w:right w:val="single" w:sz="4" w:space="0" w:color="auto"/>
            </w:tcBorders>
            <w:vAlign w:val="center"/>
          </w:tcPr>
          <w:p w14:paraId="70205255" w14:textId="77777777" w:rsidR="00727A74" w:rsidRDefault="00727A74" w:rsidP="00727A74">
            <w:pPr>
              <w:widowControl/>
              <w:jc w:val="left"/>
              <w:rPr>
                <w:rFonts w:ascii="黑体" w:eastAsia="黑体" w:hAnsi="黑体" w:cs="宋体"/>
                <w:color w:val="000000"/>
                <w:kern w:val="0"/>
                <w:sz w:val="22"/>
              </w:rPr>
            </w:pPr>
          </w:p>
        </w:tc>
        <w:tc>
          <w:tcPr>
            <w:tcW w:w="2200" w:type="dxa"/>
            <w:tcBorders>
              <w:top w:val="nil"/>
              <w:left w:val="nil"/>
              <w:bottom w:val="single" w:sz="4" w:space="0" w:color="auto"/>
              <w:right w:val="single" w:sz="4" w:space="0" w:color="auto"/>
            </w:tcBorders>
            <w:shd w:val="clear" w:color="auto" w:fill="auto"/>
            <w:noWrap/>
            <w:vAlign w:val="center"/>
          </w:tcPr>
          <w:p w14:paraId="230381D7"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退休时职务/岗位</w:t>
            </w:r>
          </w:p>
        </w:tc>
        <w:tc>
          <w:tcPr>
            <w:tcW w:w="822" w:type="dxa"/>
            <w:tcBorders>
              <w:top w:val="nil"/>
              <w:left w:val="nil"/>
              <w:bottom w:val="single" w:sz="4" w:space="0" w:color="auto"/>
              <w:right w:val="single" w:sz="4" w:space="0" w:color="auto"/>
            </w:tcBorders>
            <w:shd w:val="clear" w:color="auto" w:fill="auto"/>
            <w:noWrap/>
            <w:vAlign w:val="center"/>
          </w:tcPr>
          <w:p w14:paraId="5898CB6D"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输入/输出</w:t>
            </w:r>
          </w:p>
        </w:tc>
        <w:tc>
          <w:tcPr>
            <w:tcW w:w="992" w:type="dxa"/>
            <w:tcBorders>
              <w:top w:val="nil"/>
              <w:left w:val="nil"/>
              <w:bottom w:val="single" w:sz="4" w:space="0" w:color="auto"/>
              <w:right w:val="single" w:sz="4" w:space="0" w:color="auto"/>
            </w:tcBorders>
            <w:shd w:val="clear" w:color="auto" w:fill="auto"/>
            <w:noWrap/>
            <w:vAlign w:val="center"/>
          </w:tcPr>
          <w:p w14:paraId="78C108E2"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编码</w:t>
            </w:r>
          </w:p>
        </w:tc>
        <w:tc>
          <w:tcPr>
            <w:tcW w:w="989" w:type="dxa"/>
            <w:tcBorders>
              <w:top w:val="nil"/>
              <w:left w:val="nil"/>
              <w:bottom w:val="single" w:sz="4" w:space="0" w:color="auto"/>
              <w:right w:val="single" w:sz="4" w:space="0" w:color="auto"/>
            </w:tcBorders>
            <w:shd w:val="clear" w:color="auto" w:fill="auto"/>
            <w:noWrap/>
            <w:vAlign w:val="center"/>
          </w:tcPr>
          <w:p w14:paraId="207EC2B6"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必填</w:t>
            </w:r>
          </w:p>
        </w:tc>
        <w:tc>
          <w:tcPr>
            <w:tcW w:w="1437" w:type="dxa"/>
            <w:tcBorders>
              <w:top w:val="nil"/>
              <w:left w:val="single" w:sz="8" w:space="0" w:color="auto"/>
              <w:bottom w:val="single" w:sz="8" w:space="0" w:color="auto"/>
              <w:right w:val="single" w:sz="8" w:space="0" w:color="auto"/>
            </w:tcBorders>
            <w:shd w:val="clear" w:color="auto" w:fill="auto"/>
            <w:vAlign w:val="center"/>
          </w:tcPr>
          <w:p w14:paraId="3A00764B" w14:textId="77777777" w:rsidR="00727A74" w:rsidRDefault="00727A74" w:rsidP="00727A74">
            <w:pPr>
              <w:widowControl/>
              <w:jc w:val="center"/>
              <w:rPr>
                <w:rFonts w:ascii="宋体" w:hAnsi="宋体" w:cs="宋体"/>
                <w:color w:val="000000"/>
                <w:kern w:val="0"/>
                <w:sz w:val="22"/>
              </w:rPr>
            </w:pPr>
            <w:r>
              <w:rPr>
                <w:rFonts w:ascii="宋体" w:hAnsi="宋体" w:hint="eastAsia"/>
                <w:sz w:val="22"/>
              </w:rPr>
              <w:t>工资人事工资平台或者手工录入，</w:t>
            </w:r>
            <w:r>
              <w:rPr>
                <w:rFonts w:ascii="宋体" w:hAnsi="宋体" w:cs="宋体" w:hint="eastAsia"/>
                <w:color w:val="000000"/>
                <w:kern w:val="0"/>
                <w:sz w:val="22"/>
              </w:rPr>
              <w:t>编码规则另附</w:t>
            </w:r>
            <w:r>
              <w:rPr>
                <w:rFonts w:ascii="宋体" w:hAnsi="宋体" w:hint="eastAsia"/>
                <w:sz w:val="22"/>
              </w:rPr>
              <w:t>，</w:t>
            </w:r>
            <w:r>
              <w:rPr>
                <w:rFonts w:ascii="宋体" w:hAnsi="宋体" w:cs="宋体" w:hint="eastAsia"/>
                <w:color w:val="000000"/>
                <w:kern w:val="0"/>
                <w:sz w:val="22"/>
              </w:rPr>
              <w:t>过渡期内退休人员自动调取调整后职务/岗位</w:t>
            </w:r>
          </w:p>
        </w:tc>
        <w:tc>
          <w:tcPr>
            <w:tcW w:w="1134" w:type="dxa"/>
            <w:vMerge/>
            <w:tcBorders>
              <w:top w:val="nil"/>
              <w:left w:val="single" w:sz="4" w:space="0" w:color="auto"/>
              <w:bottom w:val="single" w:sz="4" w:space="0" w:color="auto"/>
              <w:right w:val="single" w:sz="4" w:space="0" w:color="auto"/>
            </w:tcBorders>
            <w:vAlign w:val="center"/>
          </w:tcPr>
          <w:p w14:paraId="3EC6DB3C" w14:textId="77777777" w:rsidR="00727A74" w:rsidRDefault="00727A74" w:rsidP="00727A74">
            <w:pPr>
              <w:widowControl/>
              <w:jc w:val="left"/>
              <w:rPr>
                <w:rFonts w:ascii="宋体" w:hAnsi="宋体" w:cs="宋体"/>
                <w:color w:val="000000"/>
                <w:kern w:val="0"/>
                <w:sz w:val="22"/>
              </w:rPr>
            </w:pPr>
          </w:p>
        </w:tc>
      </w:tr>
      <w:tr w:rsidR="00727A74" w14:paraId="500529A2" w14:textId="77777777" w:rsidTr="00727A74">
        <w:trPr>
          <w:trHeight w:val="285"/>
        </w:trPr>
        <w:tc>
          <w:tcPr>
            <w:tcW w:w="660" w:type="dxa"/>
            <w:tcBorders>
              <w:top w:val="nil"/>
              <w:left w:val="single" w:sz="4" w:space="0" w:color="auto"/>
              <w:bottom w:val="single" w:sz="4" w:space="0" w:color="auto"/>
              <w:right w:val="single" w:sz="4" w:space="0" w:color="auto"/>
            </w:tcBorders>
            <w:shd w:val="clear" w:color="auto" w:fill="auto"/>
            <w:noWrap/>
            <w:vAlign w:val="center"/>
          </w:tcPr>
          <w:p w14:paraId="2F8184DF" w14:textId="77777777" w:rsidR="00727A74" w:rsidRDefault="00727A74" w:rsidP="00727A74">
            <w:pPr>
              <w:widowControl/>
              <w:jc w:val="right"/>
              <w:rPr>
                <w:rFonts w:ascii="宋体" w:hAnsi="宋体" w:cs="宋体"/>
                <w:color w:val="000000"/>
                <w:kern w:val="0"/>
                <w:sz w:val="22"/>
              </w:rPr>
            </w:pPr>
            <w:r>
              <w:rPr>
                <w:rFonts w:ascii="宋体" w:hAnsi="宋体" w:cs="宋体" w:hint="eastAsia"/>
                <w:color w:val="000000"/>
                <w:kern w:val="0"/>
                <w:sz w:val="22"/>
              </w:rPr>
              <w:t>21</w:t>
            </w:r>
          </w:p>
        </w:tc>
        <w:tc>
          <w:tcPr>
            <w:tcW w:w="1720" w:type="dxa"/>
            <w:vMerge/>
            <w:tcBorders>
              <w:left w:val="single" w:sz="4" w:space="0" w:color="auto"/>
              <w:right w:val="single" w:sz="4" w:space="0" w:color="auto"/>
            </w:tcBorders>
            <w:vAlign w:val="center"/>
          </w:tcPr>
          <w:p w14:paraId="16D31F14" w14:textId="77777777" w:rsidR="00727A74" w:rsidRDefault="00727A74" w:rsidP="00727A74">
            <w:pPr>
              <w:widowControl/>
              <w:jc w:val="left"/>
              <w:rPr>
                <w:rFonts w:ascii="黑体" w:eastAsia="黑体" w:hAnsi="黑体" w:cs="宋体"/>
                <w:color w:val="000000"/>
                <w:kern w:val="0"/>
                <w:sz w:val="22"/>
              </w:rPr>
            </w:pPr>
          </w:p>
        </w:tc>
        <w:tc>
          <w:tcPr>
            <w:tcW w:w="2200" w:type="dxa"/>
            <w:tcBorders>
              <w:top w:val="nil"/>
              <w:left w:val="nil"/>
              <w:bottom w:val="single" w:sz="4" w:space="0" w:color="auto"/>
              <w:right w:val="single" w:sz="4" w:space="0" w:color="auto"/>
            </w:tcBorders>
            <w:shd w:val="clear" w:color="auto" w:fill="auto"/>
            <w:noWrap/>
            <w:vAlign w:val="center"/>
          </w:tcPr>
          <w:p w14:paraId="3C5C015B"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退休时级别/薪级</w:t>
            </w:r>
          </w:p>
        </w:tc>
        <w:tc>
          <w:tcPr>
            <w:tcW w:w="822" w:type="dxa"/>
            <w:tcBorders>
              <w:top w:val="nil"/>
              <w:left w:val="nil"/>
              <w:bottom w:val="single" w:sz="4" w:space="0" w:color="auto"/>
              <w:right w:val="single" w:sz="4" w:space="0" w:color="auto"/>
            </w:tcBorders>
            <w:shd w:val="clear" w:color="auto" w:fill="auto"/>
            <w:noWrap/>
            <w:vAlign w:val="center"/>
          </w:tcPr>
          <w:p w14:paraId="30ACD7A7"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输入/输出</w:t>
            </w:r>
          </w:p>
        </w:tc>
        <w:tc>
          <w:tcPr>
            <w:tcW w:w="992" w:type="dxa"/>
            <w:tcBorders>
              <w:top w:val="nil"/>
              <w:left w:val="nil"/>
              <w:bottom w:val="single" w:sz="4" w:space="0" w:color="auto"/>
              <w:right w:val="single" w:sz="4" w:space="0" w:color="auto"/>
            </w:tcBorders>
            <w:shd w:val="clear" w:color="auto" w:fill="auto"/>
            <w:noWrap/>
            <w:vAlign w:val="center"/>
          </w:tcPr>
          <w:p w14:paraId="71D9E21B"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编码</w:t>
            </w:r>
          </w:p>
        </w:tc>
        <w:tc>
          <w:tcPr>
            <w:tcW w:w="989" w:type="dxa"/>
            <w:tcBorders>
              <w:top w:val="nil"/>
              <w:left w:val="nil"/>
              <w:bottom w:val="single" w:sz="4" w:space="0" w:color="auto"/>
              <w:right w:val="single" w:sz="4" w:space="0" w:color="auto"/>
            </w:tcBorders>
            <w:shd w:val="clear" w:color="auto" w:fill="auto"/>
            <w:noWrap/>
            <w:vAlign w:val="center"/>
          </w:tcPr>
          <w:p w14:paraId="4EC407BD"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必填</w:t>
            </w:r>
          </w:p>
        </w:tc>
        <w:tc>
          <w:tcPr>
            <w:tcW w:w="1437" w:type="dxa"/>
            <w:tcBorders>
              <w:top w:val="nil"/>
              <w:left w:val="single" w:sz="8" w:space="0" w:color="auto"/>
              <w:bottom w:val="single" w:sz="8" w:space="0" w:color="auto"/>
              <w:right w:val="single" w:sz="8" w:space="0" w:color="auto"/>
            </w:tcBorders>
            <w:shd w:val="clear" w:color="auto" w:fill="auto"/>
            <w:vAlign w:val="center"/>
          </w:tcPr>
          <w:p w14:paraId="5169C715" w14:textId="77777777" w:rsidR="00727A74" w:rsidRDefault="00727A74" w:rsidP="00727A74">
            <w:pPr>
              <w:widowControl/>
              <w:jc w:val="center"/>
              <w:rPr>
                <w:rFonts w:ascii="宋体" w:hAnsi="宋体" w:cs="宋体"/>
                <w:color w:val="000000"/>
                <w:kern w:val="0"/>
                <w:sz w:val="22"/>
              </w:rPr>
            </w:pPr>
            <w:r>
              <w:rPr>
                <w:rFonts w:ascii="宋体" w:hAnsi="宋体" w:hint="eastAsia"/>
                <w:sz w:val="22"/>
              </w:rPr>
              <w:t>工资人事工资平台或者手工录入，</w:t>
            </w:r>
            <w:r>
              <w:rPr>
                <w:rFonts w:ascii="宋体" w:hAnsi="宋体" w:cs="宋体" w:hint="eastAsia"/>
                <w:color w:val="000000"/>
                <w:kern w:val="0"/>
                <w:sz w:val="22"/>
              </w:rPr>
              <w:t>编码规则另附</w:t>
            </w:r>
            <w:r>
              <w:rPr>
                <w:rFonts w:ascii="宋体" w:hAnsi="宋体" w:hint="eastAsia"/>
                <w:sz w:val="22"/>
              </w:rPr>
              <w:t>，根据职务/岗位自动调取数据可供勾选</w:t>
            </w:r>
          </w:p>
        </w:tc>
        <w:tc>
          <w:tcPr>
            <w:tcW w:w="1134" w:type="dxa"/>
            <w:vMerge/>
            <w:tcBorders>
              <w:top w:val="nil"/>
              <w:left w:val="single" w:sz="4" w:space="0" w:color="auto"/>
              <w:bottom w:val="single" w:sz="4" w:space="0" w:color="auto"/>
              <w:right w:val="single" w:sz="4" w:space="0" w:color="auto"/>
            </w:tcBorders>
            <w:vAlign w:val="center"/>
          </w:tcPr>
          <w:p w14:paraId="62076045" w14:textId="77777777" w:rsidR="00727A74" w:rsidRDefault="00727A74" w:rsidP="00727A74">
            <w:pPr>
              <w:widowControl/>
              <w:jc w:val="left"/>
              <w:rPr>
                <w:rFonts w:ascii="宋体" w:hAnsi="宋体" w:cs="宋体"/>
                <w:color w:val="000000"/>
                <w:kern w:val="0"/>
                <w:sz w:val="22"/>
              </w:rPr>
            </w:pPr>
          </w:p>
        </w:tc>
      </w:tr>
      <w:tr w:rsidR="00727A74" w14:paraId="1448399C" w14:textId="77777777" w:rsidTr="00727A74">
        <w:trPr>
          <w:trHeight w:val="285"/>
        </w:trPr>
        <w:tc>
          <w:tcPr>
            <w:tcW w:w="660" w:type="dxa"/>
            <w:tcBorders>
              <w:top w:val="nil"/>
              <w:left w:val="single" w:sz="4" w:space="0" w:color="auto"/>
              <w:bottom w:val="single" w:sz="4" w:space="0" w:color="auto"/>
              <w:right w:val="single" w:sz="4" w:space="0" w:color="auto"/>
            </w:tcBorders>
            <w:shd w:val="clear" w:color="auto" w:fill="auto"/>
            <w:noWrap/>
            <w:vAlign w:val="center"/>
          </w:tcPr>
          <w:p w14:paraId="711AFB46" w14:textId="77777777" w:rsidR="00727A74" w:rsidRDefault="00727A74" w:rsidP="00727A74">
            <w:pPr>
              <w:widowControl/>
              <w:jc w:val="right"/>
              <w:rPr>
                <w:rFonts w:ascii="宋体" w:hAnsi="宋体" w:cs="宋体"/>
                <w:color w:val="000000"/>
                <w:kern w:val="0"/>
                <w:sz w:val="22"/>
              </w:rPr>
            </w:pPr>
            <w:r>
              <w:rPr>
                <w:rFonts w:ascii="宋体" w:hAnsi="宋体" w:cs="宋体" w:hint="eastAsia"/>
                <w:color w:val="000000"/>
                <w:kern w:val="0"/>
                <w:sz w:val="22"/>
              </w:rPr>
              <w:lastRenderedPageBreak/>
              <w:t>22</w:t>
            </w:r>
          </w:p>
        </w:tc>
        <w:tc>
          <w:tcPr>
            <w:tcW w:w="1720" w:type="dxa"/>
            <w:vMerge/>
            <w:tcBorders>
              <w:left w:val="single" w:sz="4" w:space="0" w:color="auto"/>
              <w:right w:val="single" w:sz="4" w:space="0" w:color="auto"/>
            </w:tcBorders>
            <w:vAlign w:val="center"/>
          </w:tcPr>
          <w:p w14:paraId="33269AF3" w14:textId="77777777" w:rsidR="00727A74" w:rsidRDefault="00727A74" w:rsidP="00727A74">
            <w:pPr>
              <w:widowControl/>
              <w:jc w:val="left"/>
              <w:rPr>
                <w:rFonts w:ascii="黑体" w:eastAsia="黑体" w:hAnsi="黑体" w:cs="宋体"/>
                <w:color w:val="000000"/>
                <w:kern w:val="0"/>
                <w:sz w:val="22"/>
              </w:rPr>
            </w:pPr>
          </w:p>
        </w:tc>
        <w:tc>
          <w:tcPr>
            <w:tcW w:w="2200" w:type="dxa"/>
            <w:tcBorders>
              <w:top w:val="nil"/>
              <w:left w:val="nil"/>
              <w:bottom w:val="single" w:sz="4" w:space="0" w:color="auto"/>
              <w:right w:val="single" w:sz="4" w:space="0" w:color="auto"/>
            </w:tcBorders>
            <w:shd w:val="clear" w:color="auto" w:fill="auto"/>
            <w:noWrap/>
            <w:vAlign w:val="center"/>
          </w:tcPr>
          <w:p w14:paraId="6B13331E"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退休时档次（公务员）</w:t>
            </w:r>
          </w:p>
        </w:tc>
        <w:tc>
          <w:tcPr>
            <w:tcW w:w="822" w:type="dxa"/>
            <w:tcBorders>
              <w:top w:val="nil"/>
              <w:left w:val="nil"/>
              <w:bottom w:val="single" w:sz="4" w:space="0" w:color="auto"/>
              <w:right w:val="single" w:sz="4" w:space="0" w:color="auto"/>
            </w:tcBorders>
            <w:shd w:val="clear" w:color="auto" w:fill="auto"/>
            <w:noWrap/>
            <w:vAlign w:val="center"/>
          </w:tcPr>
          <w:p w14:paraId="5A9CF3BE"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输入/输出</w:t>
            </w:r>
          </w:p>
        </w:tc>
        <w:tc>
          <w:tcPr>
            <w:tcW w:w="992" w:type="dxa"/>
            <w:tcBorders>
              <w:top w:val="nil"/>
              <w:left w:val="nil"/>
              <w:bottom w:val="single" w:sz="4" w:space="0" w:color="auto"/>
              <w:right w:val="single" w:sz="4" w:space="0" w:color="auto"/>
            </w:tcBorders>
            <w:shd w:val="clear" w:color="auto" w:fill="auto"/>
            <w:noWrap/>
            <w:vAlign w:val="center"/>
          </w:tcPr>
          <w:p w14:paraId="523FA4F3"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编码</w:t>
            </w:r>
          </w:p>
        </w:tc>
        <w:tc>
          <w:tcPr>
            <w:tcW w:w="989" w:type="dxa"/>
            <w:tcBorders>
              <w:top w:val="nil"/>
              <w:left w:val="nil"/>
              <w:bottom w:val="single" w:sz="4" w:space="0" w:color="auto"/>
              <w:right w:val="single" w:sz="4" w:space="0" w:color="auto"/>
            </w:tcBorders>
            <w:shd w:val="clear" w:color="auto" w:fill="auto"/>
            <w:noWrap/>
            <w:vAlign w:val="center"/>
          </w:tcPr>
          <w:p w14:paraId="6EA7F1D0"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必填</w:t>
            </w:r>
          </w:p>
        </w:tc>
        <w:tc>
          <w:tcPr>
            <w:tcW w:w="1437" w:type="dxa"/>
            <w:tcBorders>
              <w:top w:val="nil"/>
              <w:left w:val="single" w:sz="8" w:space="0" w:color="auto"/>
              <w:bottom w:val="single" w:sz="8" w:space="0" w:color="auto"/>
              <w:right w:val="single" w:sz="8" w:space="0" w:color="auto"/>
            </w:tcBorders>
            <w:shd w:val="clear" w:color="auto" w:fill="auto"/>
            <w:vAlign w:val="center"/>
          </w:tcPr>
          <w:p w14:paraId="3BF4BC36" w14:textId="77777777" w:rsidR="00727A74" w:rsidRDefault="00727A74" w:rsidP="00727A74">
            <w:pPr>
              <w:widowControl/>
              <w:jc w:val="center"/>
              <w:rPr>
                <w:rFonts w:ascii="宋体" w:hAnsi="宋体" w:cs="宋体"/>
                <w:color w:val="000000"/>
                <w:kern w:val="0"/>
                <w:sz w:val="22"/>
              </w:rPr>
            </w:pPr>
            <w:r>
              <w:rPr>
                <w:rFonts w:ascii="宋体" w:hAnsi="宋体" w:hint="eastAsia"/>
                <w:sz w:val="22"/>
              </w:rPr>
              <w:t>工资人事工资平台或者手工录入</w:t>
            </w:r>
          </w:p>
        </w:tc>
        <w:tc>
          <w:tcPr>
            <w:tcW w:w="1134" w:type="dxa"/>
            <w:vMerge/>
            <w:tcBorders>
              <w:top w:val="nil"/>
              <w:left w:val="single" w:sz="4" w:space="0" w:color="auto"/>
              <w:bottom w:val="single" w:sz="4" w:space="0" w:color="auto"/>
              <w:right w:val="single" w:sz="4" w:space="0" w:color="auto"/>
            </w:tcBorders>
            <w:vAlign w:val="center"/>
          </w:tcPr>
          <w:p w14:paraId="36E54300" w14:textId="77777777" w:rsidR="00727A74" w:rsidRDefault="00727A74" w:rsidP="00727A74">
            <w:pPr>
              <w:widowControl/>
              <w:jc w:val="left"/>
              <w:rPr>
                <w:rFonts w:ascii="宋体" w:hAnsi="宋体" w:cs="宋体"/>
                <w:color w:val="000000"/>
                <w:kern w:val="0"/>
                <w:sz w:val="22"/>
              </w:rPr>
            </w:pPr>
          </w:p>
        </w:tc>
      </w:tr>
      <w:tr w:rsidR="00727A74" w14:paraId="729B998E" w14:textId="77777777" w:rsidTr="00727A74">
        <w:trPr>
          <w:trHeight w:val="285"/>
        </w:trPr>
        <w:tc>
          <w:tcPr>
            <w:tcW w:w="660" w:type="dxa"/>
            <w:tcBorders>
              <w:top w:val="nil"/>
              <w:left w:val="single" w:sz="4" w:space="0" w:color="auto"/>
              <w:bottom w:val="single" w:sz="4" w:space="0" w:color="auto"/>
              <w:right w:val="single" w:sz="4" w:space="0" w:color="auto"/>
            </w:tcBorders>
            <w:shd w:val="clear" w:color="auto" w:fill="auto"/>
            <w:noWrap/>
            <w:vAlign w:val="center"/>
          </w:tcPr>
          <w:p w14:paraId="31D6CAA6" w14:textId="77777777" w:rsidR="00727A74" w:rsidRDefault="00727A74" w:rsidP="00727A74">
            <w:pPr>
              <w:widowControl/>
              <w:jc w:val="right"/>
              <w:rPr>
                <w:rFonts w:ascii="宋体" w:hAnsi="宋体" w:cs="宋体"/>
                <w:color w:val="000000"/>
                <w:kern w:val="0"/>
                <w:sz w:val="22"/>
              </w:rPr>
            </w:pPr>
            <w:r>
              <w:rPr>
                <w:rFonts w:ascii="宋体" w:hAnsi="宋体" w:cs="宋体" w:hint="eastAsia"/>
                <w:color w:val="000000"/>
                <w:kern w:val="0"/>
                <w:sz w:val="22"/>
              </w:rPr>
              <w:t>23</w:t>
            </w:r>
          </w:p>
        </w:tc>
        <w:tc>
          <w:tcPr>
            <w:tcW w:w="1720" w:type="dxa"/>
            <w:vMerge/>
            <w:tcBorders>
              <w:left w:val="single" w:sz="4" w:space="0" w:color="auto"/>
              <w:right w:val="single" w:sz="4" w:space="0" w:color="auto"/>
            </w:tcBorders>
            <w:vAlign w:val="center"/>
          </w:tcPr>
          <w:p w14:paraId="182905E5" w14:textId="77777777" w:rsidR="00727A74" w:rsidRDefault="00727A74" w:rsidP="00727A74">
            <w:pPr>
              <w:widowControl/>
              <w:jc w:val="left"/>
              <w:rPr>
                <w:rFonts w:ascii="黑体" w:eastAsia="黑体" w:hAnsi="黑体" w:cs="宋体"/>
                <w:color w:val="000000"/>
                <w:kern w:val="0"/>
                <w:sz w:val="22"/>
              </w:rPr>
            </w:pPr>
          </w:p>
        </w:tc>
        <w:tc>
          <w:tcPr>
            <w:tcW w:w="2200" w:type="dxa"/>
            <w:tcBorders>
              <w:top w:val="nil"/>
              <w:left w:val="nil"/>
              <w:bottom w:val="single" w:sz="4" w:space="0" w:color="auto"/>
              <w:right w:val="single" w:sz="4" w:space="0" w:color="auto"/>
            </w:tcBorders>
            <w:shd w:val="clear" w:color="auto" w:fill="auto"/>
            <w:noWrap/>
            <w:vAlign w:val="center"/>
          </w:tcPr>
          <w:p w14:paraId="78D3CF85"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特殊人员类别</w:t>
            </w:r>
          </w:p>
        </w:tc>
        <w:tc>
          <w:tcPr>
            <w:tcW w:w="822" w:type="dxa"/>
            <w:tcBorders>
              <w:top w:val="nil"/>
              <w:left w:val="nil"/>
              <w:bottom w:val="single" w:sz="4" w:space="0" w:color="auto"/>
              <w:right w:val="single" w:sz="4" w:space="0" w:color="auto"/>
            </w:tcBorders>
            <w:shd w:val="clear" w:color="auto" w:fill="auto"/>
            <w:noWrap/>
            <w:vAlign w:val="center"/>
          </w:tcPr>
          <w:p w14:paraId="70CD1D65"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输入</w:t>
            </w:r>
          </w:p>
        </w:tc>
        <w:tc>
          <w:tcPr>
            <w:tcW w:w="992" w:type="dxa"/>
            <w:tcBorders>
              <w:top w:val="nil"/>
              <w:left w:val="nil"/>
              <w:bottom w:val="single" w:sz="4" w:space="0" w:color="auto"/>
              <w:right w:val="single" w:sz="4" w:space="0" w:color="auto"/>
            </w:tcBorders>
            <w:shd w:val="clear" w:color="auto" w:fill="auto"/>
            <w:noWrap/>
            <w:vAlign w:val="center"/>
          </w:tcPr>
          <w:p w14:paraId="07EDA41B"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编码</w:t>
            </w:r>
          </w:p>
        </w:tc>
        <w:tc>
          <w:tcPr>
            <w:tcW w:w="989" w:type="dxa"/>
            <w:tcBorders>
              <w:top w:val="nil"/>
              <w:left w:val="nil"/>
              <w:bottom w:val="single" w:sz="4" w:space="0" w:color="auto"/>
              <w:right w:val="single" w:sz="4" w:space="0" w:color="auto"/>
            </w:tcBorders>
            <w:shd w:val="clear" w:color="auto" w:fill="auto"/>
            <w:noWrap/>
            <w:vAlign w:val="center"/>
          </w:tcPr>
          <w:p w14:paraId="42BD4F63"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特殊人员必填</w:t>
            </w:r>
          </w:p>
        </w:tc>
        <w:tc>
          <w:tcPr>
            <w:tcW w:w="1437" w:type="dxa"/>
            <w:tcBorders>
              <w:top w:val="nil"/>
              <w:left w:val="single" w:sz="8" w:space="0" w:color="auto"/>
              <w:bottom w:val="single" w:sz="8" w:space="0" w:color="auto"/>
              <w:right w:val="single" w:sz="8" w:space="0" w:color="auto"/>
            </w:tcBorders>
            <w:shd w:val="clear" w:color="auto" w:fill="auto"/>
            <w:vAlign w:val="center"/>
          </w:tcPr>
          <w:p w14:paraId="739B6FEA" w14:textId="77777777" w:rsidR="00727A74" w:rsidRDefault="00727A74" w:rsidP="00727A74">
            <w:pPr>
              <w:widowControl/>
              <w:jc w:val="center"/>
              <w:rPr>
                <w:rFonts w:ascii="宋体" w:hAnsi="宋体" w:cs="宋体"/>
                <w:color w:val="000000"/>
                <w:kern w:val="0"/>
                <w:sz w:val="22"/>
              </w:rPr>
            </w:pPr>
            <w:r>
              <w:rPr>
                <w:rFonts w:ascii="宋体" w:hAnsi="宋体" w:cs="宋体" w:hint="eastAsia"/>
                <w:color w:val="000000"/>
                <w:kern w:val="0"/>
                <w:sz w:val="22"/>
              </w:rPr>
              <w:t>否，只允许单个勾选，特殊情况允许多个勾选（</w:t>
            </w:r>
            <w:r>
              <w:rPr>
                <w:rFonts w:ascii="宋体" w:hAnsi="宋体" w:cs="宋体" w:hint="eastAsia"/>
                <w:color w:val="FF0000"/>
                <w:kern w:val="0"/>
                <w:sz w:val="22"/>
              </w:rPr>
              <w:t>例如军队、护士</w:t>
            </w:r>
            <w:r>
              <w:rPr>
                <w:rFonts w:ascii="宋体" w:hAnsi="宋体" w:cs="宋体" w:hint="eastAsia"/>
                <w:color w:val="000000"/>
                <w:kern w:val="0"/>
                <w:sz w:val="22"/>
              </w:rPr>
              <w:t>）</w:t>
            </w:r>
          </w:p>
        </w:tc>
        <w:tc>
          <w:tcPr>
            <w:tcW w:w="1134" w:type="dxa"/>
            <w:vMerge/>
            <w:tcBorders>
              <w:top w:val="nil"/>
              <w:left w:val="single" w:sz="4" w:space="0" w:color="auto"/>
              <w:bottom w:val="single" w:sz="4" w:space="0" w:color="auto"/>
              <w:right w:val="single" w:sz="4" w:space="0" w:color="auto"/>
            </w:tcBorders>
            <w:vAlign w:val="center"/>
          </w:tcPr>
          <w:p w14:paraId="2D2153E1" w14:textId="77777777" w:rsidR="00727A74" w:rsidRDefault="00727A74" w:rsidP="00727A74">
            <w:pPr>
              <w:widowControl/>
              <w:jc w:val="left"/>
              <w:rPr>
                <w:rFonts w:ascii="宋体" w:hAnsi="宋体" w:cs="宋体"/>
                <w:color w:val="000000"/>
                <w:kern w:val="0"/>
                <w:sz w:val="22"/>
              </w:rPr>
            </w:pPr>
          </w:p>
        </w:tc>
      </w:tr>
      <w:tr w:rsidR="00727A74" w14:paraId="74477F7D" w14:textId="77777777" w:rsidTr="00727A74">
        <w:trPr>
          <w:trHeight w:val="285"/>
        </w:trPr>
        <w:tc>
          <w:tcPr>
            <w:tcW w:w="660" w:type="dxa"/>
            <w:tcBorders>
              <w:top w:val="nil"/>
              <w:left w:val="single" w:sz="4" w:space="0" w:color="auto"/>
              <w:bottom w:val="single" w:sz="4" w:space="0" w:color="auto"/>
              <w:right w:val="single" w:sz="4" w:space="0" w:color="auto"/>
            </w:tcBorders>
            <w:shd w:val="clear" w:color="auto" w:fill="auto"/>
            <w:noWrap/>
            <w:vAlign w:val="center"/>
          </w:tcPr>
          <w:p w14:paraId="565ECCFA" w14:textId="77777777" w:rsidR="00727A74" w:rsidRDefault="00727A74" w:rsidP="00727A74">
            <w:pPr>
              <w:widowControl/>
              <w:jc w:val="right"/>
              <w:rPr>
                <w:rFonts w:ascii="宋体" w:hAnsi="宋体" w:cs="宋体"/>
                <w:color w:val="000000"/>
                <w:kern w:val="0"/>
                <w:sz w:val="22"/>
              </w:rPr>
            </w:pPr>
            <w:r>
              <w:rPr>
                <w:rFonts w:ascii="宋体" w:hAnsi="宋体" w:cs="宋体" w:hint="eastAsia"/>
                <w:color w:val="000000"/>
                <w:kern w:val="0"/>
                <w:sz w:val="22"/>
              </w:rPr>
              <w:t>24</w:t>
            </w:r>
          </w:p>
        </w:tc>
        <w:tc>
          <w:tcPr>
            <w:tcW w:w="1720" w:type="dxa"/>
            <w:vMerge/>
            <w:tcBorders>
              <w:left w:val="single" w:sz="4" w:space="0" w:color="auto"/>
              <w:right w:val="single" w:sz="4" w:space="0" w:color="auto"/>
            </w:tcBorders>
            <w:vAlign w:val="center"/>
          </w:tcPr>
          <w:p w14:paraId="0DEA7E59" w14:textId="77777777" w:rsidR="00727A74" w:rsidRDefault="00727A74" w:rsidP="00727A74">
            <w:pPr>
              <w:widowControl/>
              <w:jc w:val="left"/>
              <w:rPr>
                <w:rFonts w:ascii="黑体" w:eastAsia="黑体" w:hAnsi="黑体" w:cs="宋体"/>
                <w:color w:val="000000"/>
                <w:kern w:val="0"/>
                <w:sz w:val="22"/>
              </w:rPr>
            </w:pPr>
          </w:p>
        </w:tc>
        <w:tc>
          <w:tcPr>
            <w:tcW w:w="2200" w:type="dxa"/>
            <w:tcBorders>
              <w:top w:val="nil"/>
              <w:left w:val="nil"/>
              <w:bottom w:val="single" w:sz="4" w:space="0" w:color="auto"/>
              <w:right w:val="single" w:sz="4" w:space="0" w:color="auto"/>
            </w:tcBorders>
            <w:shd w:val="clear" w:color="auto" w:fill="auto"/>
            <w:noWrap/>
            <w:vAlign w:val="center"/>
          </w:tcPr>
          <w:p w14:paraId="77FDC28B"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2014.9警衔等级</w:t>
            </w:r>
          </w:p>
        </w:tc>
        <w:tc>
          <w:tcPr>
            <w:tcW w:w="822" w:type="dxa"/>
            <w:tcBorders>
              <w:top w:val="nil"/>
              <w:left w:val="nil"/>
              <w:bottom w:val="single" w:sz="4" w:space="0" w:color="auto"/>
              <w:right w:val="single" w:sz="4" w:space="0" w:color="auto"/>
            </w:tcBorders>
            <w:shd w:val="clear" w:color="auto" w:fill="auto"/>
            <w:noWrap/>
            <w:vAlign w:val="center"/>
          </w:tcPr>
          <w:p w14:paraId="5D1D40C3"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输入</w:t>
            </w:r>
          </w:p>
        </w:tc>
        <w:tc>
          <w:tcPr>
            <w:tcW w:w="992" w:type="dxa"/>
            <w:tcBorders>
              <w:top w:val="nil"/>
              <w:left w:val="nil"/>
              <w:bottom w:val="single" w:sz="4" w:space="0" w:color="auto"/>
              <w:right w:val="single" w:sz="4" w:space="0" w:color="auto"/>
            </w:tcBorders>
            <w:shd w:val="clear" w:color="auto" w:fill="auto"/>
            <w:noWrap/>
            <w:vAlign w:val="center"/>
          </w:tcPr>
          <w:p w14:paraId="464A52D4"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编码</w:t>
            </w:r>
          </w:p>
        </w:tc>
        <w:tc>
          <w:tcPr>
            <w:tcW w:w="989" w:type="dxa"/>
            <w:tcBorders>
              <w:top w:val="nil"/>
              <w:left w:val="nil"/>
              <w:bottom w:val="single" w:sz="4" w:space="0" w:color="auto"/>
              <w:right w:val="single" w:sz="4" w:space="0" w:color="auto"/>
            </w:tcBorders>
            <w:shd w:val="clear" w:color="auto" w:fill="auto"/>
            <w:noWrap/>
            <w:vAlign w:val="center"/>
          </w:tcPr>
          <w:p w14:paraId="2C586EA0"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特殊人员类别为警察，必填。其他人禁填</w:t>
            </w:r>
          </w:p>
        </w:tc>
        <w:tc>
          <w:tcPr>
            <w:tcW w:w="1437" w:type="dxa"/>
            <w:tcBorders>
              <w:top w:val="nil"/>
              <w:left w:val="single" w:sz="8" w:space="0" w:color="auto"/>
              <w:bottom w:val="single" w:sz="8" w:space="0" w:color="auto"/>
              <w:right w:val="single" w:sz="8" w:space="0" w:color="auto"/>
            </w:tcBorders>
            <w:shd w:val="clear" w:color="auto" w:fill="auto"/>
            <w:vAlign w:val="center"/>
          </w:tcPr>
          <w:p w14:paraId="5798C145" w14:textId="77777777" w:rsidR="00727A74" w:rsidRDefault="00727A74" w:rsidP="00727A74">
            <w:pPr>
              <w:widowControl/>
              <w:jc w:val="center"/>
              <w:rPr>
                <w:rFonts w:ascii="宋体" w:hAnsi="宋体" w:cs="宋体"/>
                <w:color w:val="000000"/>
                <w:kern w:val="0"/>
                <w:sz w:val="22"/>
              </w:rPr>
            </w:pPr>
            <w:r>
              <w:rPr>
                <w:rFonts w:ascii="宋体" w:hAnsi="宋体" w:cs="宋体" w:hint="eastAsia"/>
                <w:color w:val="000000"/>
                <w:kern w:val="0"/>
                <w:sz w:val="22"/>
              </w:rPr>
              <w:t>禁填</w:t>
            </w:r>
          </w:p>
        </w:tc>
        <w:tc>
          <w:tcPr>
            <w:tcW w:w="1134" w:type="dxa"/>
            <w:vMerge/>
            <w:tcBorders>
              <w:top w:val="nil"/>
              <w:left w:val="single" w:sz="4" w:space="0" w:color="auto"/>
              <w:bottom w:val="single" w:sz="4" w:space="0" w:color="auto"/>
              <w:right w:val="single" w:sz="4" w:space="0" w:color="auto"/>
            </w:tcBorders>
            <w:vAlign w:val="center"/>
          </w:tcPr>
          <w:p w14:paraId="1A3B6968" w14:textId="77777777" w:rsidR="00727A74" w:rsidRDefault="00727A74" w:rsidP="00727A74">
            <w:pPr>
              <w:widowControl/>
              <w:jc w:val="left"/>
              <w:rPr>
                <w:rFonts w:ascii="宋体" w:hAnsi="宋体" w:cs="宋体"/>
                <w:color w:val="000000"/>
                <w:kern w:val="0"/>
                <w:sz w:val="22"/>
              </w:rPr>
            </w:pPr>
          </w:p>
        </w:tc>
      </w:tr>
      <w:tr w:rsidR="00727A74" w14:paraId="79C1134E" w14:textId="77777777" w:rsidTr="00727A74">
        <w:trPr>
          <w:trHeight w:val="285"/>
        </w:trPr>
        <w:tc>
          <w:tcPr>
            <w:tcW w:w="660" w:type="dxa"/>
            <w:tcBorders>
              <w:top w:val="nil"/>
              <w:left w:val="single" w:sz="4" w:space="0" w:color="auto"/>
              <w:bottom w:val="single" w:sz="4" w:space="0" w:color="auto"/>
              <w:right w:val="single" w:sz="4" w:space="0" w:color="auto"/>
            </w:tcBorders>
            <w:shd w:val="clear" w:color="auto" w:fill="auto"/>
            <w:noWrap/>
            <w:vAlign w:val="center"/>
          </w:tcPr>
          <w:p w14:paraId="75F2CDE7" w14:textId="77777777" w:rsidR="00727A74" w:rsidRDefault="00727A74" w:rsidP="00727A74">
            <w:pPr>
              <w:widowControl/>
              <w:jc w:val="right"/>
              <w:rPr>
                <w:rFonts w:ascii="宋体" w:hAnsi="宋体" w:cs="宋体"/>
                <w:color w:val="000000"/>
                <w:kern w:val="0"/>
                <w:sz w:val="22"/>
              </w:rPr>
            </w:pPr>
            <w:r>
              <w:rPr>
                <w:rFonts w:ascii="宋体" w:hAnsi="宋体" w:cs="宋体" w:hint="eastAsia"/>
                <w:color w:val="000000"/>
                <w:kern w:val="0"/>
                <w:sz w:val="22"/>
              </w:rPr>
              <w:t>25</w:t>
            </w:r>
          </w:p>
        </w:tc>
        <w:tc>
          <w:tcPr>
            <w:tcW w:w="1720" w:type="dxa"/>
            <w:vMerge/>
            <w:tcBorders>
              <w:left w:val="single" w:sz="4" w:space="0" w:color="auto"/>
              <w:right w:val="single" w:sz="4" w:space="0" w:color="auto"/>
            </w:tcBorders>
            <w:vAlign w:val="center"/>
          </w:tcPr>
          <w:p w14:paraId="7ED1FB8B" w14:textId="77777777" w:rsidR="00727A74" w:rsidRDefault="00727A74" w:rsidP="00727A74">
            <w:pPr>
              <w:widowControl/>
              <w:jc w:val="left"/>
              <w:rPr>
                <w:rFonts w:ascii="黑体" w:eastAsia="黑体" w:hAnsi="黑体" w:cs="宋体"/>
                <w:color w:val="000000"/>
                <w:kern w:val="0"/>
                <w:sz w:val="22"/>
              </w:rPr>
            </w:pPr>
          </w:p>
        </w:tc>
        <w:tc>
          <w:tcPr>
            <w:tcW w:w="2200" w:type="dxa"/>
            <w:tcBorders>
              <w:top w:val="nil"/>
              <w:left w:val="nil"/>
              <w:bottom w:val="single" w:sz="4" w:space="0" w:color="auto"/>
              <w:right w:val="single" w:sz="4" w:space="0" w:color="auto"/>
            </w:tcBorders>
            <w:shd w:val="clear" w:color="auto" w:fill="auto"/>
            <w:noWrap/>
            <w:vAlign w:val="center"/>
          </w:tcPr>
          <w:p w14:paraId="58AC0199"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教（护）龄</w:t>
            </w:r>
          </w:p>
        </w:tc>
        <w:tc>
          <w:tcPr>
            <w:tcW w:w="822" w:type="dxa"/>
            <w:tcBorders>
              <w:top w:val="nil"/>
              <w:left w:val="nil"/>
              <w:bottom w:val="single" w:sz="4" w:space="0" w:color="auto"/>
              <w:right w:val="single" w:sz="4" w:space="0" w:color="auto"/>
            </w:tcBorders>
            <w:shd w:val="clear" w:color="auto" w:fill="auto"/>
            <w:noWrap/>
            <w:vAlign w:val="center"/>
          </w:tcPr>
          <w:p w14:paraId="59C63F65"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输入</w:t>
            </w:r>
          </w:p>
        </w:tc>
        <w:tc>
          <w:tcPr>
            <w:tcW w:w="992" w:type="dxa"/>
            <w:tcBorders>
              <w:top w:val="nil"/>
              <w:left w:val="nil"/>
              <w:bottom w:val="single" w:sz="4" w:space="0" w:color="auto"/>
              <w:right w:val="single" w:sz="4" w:space="0" w:color="auto"/>
            </w:tcBorders>
            <w:shd w:val="clear" w:color="auto" w:fill="auto"/>
            <w:noWrap/>
            <w:vAlign w:val="center"/>
          </w:tcPr>
          <w:p w14:paraId="257AE65A"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原值</w:t>
            </w:r>
          </w:p>
        </w:tc>
        <w:tc>
          <w:tcPr>
            <w:tcW w:w="989" w:type="dxa"/>
            <w:tcBorders>
              <w:top w:val="nil"/>
              <w:left w:val="nil"/>
              <w:bottom w:val="single" w:sz="4" w:space="0" w:color="auto"/>
              <w:right w:val="single" w:sz="4" w:space="0" w:color="auto"/>
            </w:tcBorders>
            <w:shd w:val="clear" w:color="auto" w:fill="auto"/>
            <w:noWrap/>
            <w:vAlign w:val="center"/>
          </w:tcPr>
          <w:p w14:paraId="76E3CA4E"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特殊人员类别为</w:t>
            </w:r>
            <w:r>
              <w:rPr>
                <w:rFonts w:ascii="宋体" w:hAnsi="宋体" w:hint="eastAsia"/>
                <w:bCs/>
                <w:sz w:val="24"/>
                <w:szCs w:val="24"/>
              </w:rPr>
              <w:t>提高10%教师（护士）人员必填，</w:t>
            </w:r>
            <w:r>
              <w:rPr>
                <w:rFonts w:ascii="宋体" w:hAnsi="宋体" w:cs="宋体" w:hint="eastAsia"/>
                <w:color w:val="000000"/>
                <w:kern w:val="0"/>
                <w:sz w:val="22"/>
              </w:rPr>
              <w:t>其他人禁填</w:t>
            </w:r>
          </w:p>
        </w:tc>
        <w:tc>
          <w:tcPr>
            <w:tcW w:w="1437" w:type="dxa"/>
            <w:tcBorders>
              <w:top w:val="nil"/>
              <w:left w:val="single" w:sz="8" w:space="0" w:color="auto"/>
              <w:bottom w:val="single" w:sz="8" w:space="0" w:color="auto"/>
              <w:right w:val="single" w:sz="8" w:space="0" w:color="auto"/>
            </w:tcBorders>
            <w:shd w:val="clear" w:color="auto" w:fill="auto"/>
            <w:vAlign w:val="center"/>
          </w:tcPr>
          <w:p w14:paraId="1BD51AB5" w14:textId="77777777" w:rsidR="00727A74" w:rsidRDefault="00727A74" w:rsidP="00727A74">
            <w:pPr>
              <w:widowControl/>
              <w:jc w:val="center"/>
              <w:rPr>
                <w:rFonts w:ascii="宋体" w:hAnsi="宋体" w:cs="宋体"/>
                <w:color w:val="000000"/>
                <w:kern w:val="0"/>
                <w:sz w:val="22"/>
              </w:rPr>
            </w:pPr>
            <w:r>
              <w:rPr>
                <w:rFonts w:ascii="宋体" w:hAnsi="宋体" w:cs="宋体" w:hint="eastAsia"/>
                <w:color w:val="000000"/>
                <w:kern w:val="0"/>
                <w:sz w:val="22"/>
              </w:rPr>
              <w:t>禁填</w:t>
            </w:r>
          </w:p>
        </w:tc>
        <w:tc>
          <w:tcPr>
            <w:tcW w:w="1134" w:type="dxa"/>
            <w:vMerge/>
            <w:tcBorders>
              <w:top w:val="nil"/>
              <w:left w:val="single" w:sz="4" w:space="0" w:color="auto"/>
              <w:bottom w:val="single" w:sz="4" w:space="0" w:color="auto"/>
              <w:right w:val="single" w:sz="4" w:space="0" w:color="auto"/>
            </w:tcBorders>
            <w:vAlign w:val="center"/>
          </w:tcPr>
          <w:p w14:paraId="596E5BB5" w14:textId="77777777" w:rsidR="00727A74" w:rsidRDefault="00727A74" w:rsidP="00727A74">
            <w:pPr>
              <w:widowControl/>
              <w:jc w:val="left"/>
              <w:rPr>
                <w:rFonts w:ascii="宋体" w:hAnsi="宋体" w:cs="宋体"/>
                <w:color w:val="000000"/>
                <w:kern w:val="0"/>
                <w:sz w:val="22"/>
              </w:rPr>
            </w:pPr>
          </w:p>
        </w:tc>
      </w:tr>
      <w:tr w:rsidR="00727A74" w14:paraId="7D53AEDC" w14:textId="77777777" w:rsidTr="00727A74">
        <w:trPr>
          <w:trHeight w:val="285"/>
        </w:trPr>
        <w:tc>
          <w:tcPr>
            <w:tcW w:w="660" w:type="dxa"/>
            <w:tcBorders>
              <w:top w:val="nil"/>
              <w:left w:val="single" w:sz="4" w:space="0" w:color="auto"/>
              <w:bottom w:val="single" w:sz="4" w:space="0" w:color="auto"/>
              <w:right w:val="single" w:sz="4" w:space="0" w:color="auto"/>
            </w:tcBorders>
            <w:shd w:val="clear" w:color="auto" w:fill="auto"/>
            <w:noWrap/>
            <w:vAlign w:val="center"/>
          </w:tcPr>
          <w:p w14:paraId="7F0E8E65" w14:textId="77777777" w:rsidR="00727A74" w:rsidRDefault="00727A74" w:rsidP="00727A74">
            <w:pPr>
              <w:widowControl/>
              <w:jc w:val="right"/>
              <w:rPr>
                <w:rFonts w:ascii="宋体" w:hAnsi="宋体" w:cs="宋体"/>
                <w:color w:val="000000"/>
                <w:kern w:val="0"/>
                <w:sz w:val="22"/>
              </w:rPr>
            </w:pPr>
            <w:r>
              <w:rPr>
                <w:rFonts w:ascii="宋体" w:hAnsi="宋体" w:cs="宋体" w:hint="eastAsia"/>
                <w:color w:val="000000"/>
                <w:kern w:val="0"/>
                <w:sz w:val="22"/>
              </w:rPr>
              <w:t>26</w:t>
            </w:r>
          </w:p>
        </w:tc>
        <w:tc>
          <w:tcPr>
            <w:tcW w:w="1720" w:type="dxa"/>
            <w:vMerge/>
            <w:tcBorders>
              <w:left w:val="single" w:sz="4" w:space="0" w:color="auto"/>
              <w:right w:val="single" w:sz="4" w:space="0" w:color="auto"/>
            </w:tcBorders>
            <w:vAlign w:val="center"/>
          </w:tcPr>
          <w:p w14:paraId="6C79AAA8" w14:textId="77777777" w:rsidR="00727A74" w:rsidRDefault="00727A74" w:rsidP="00727A74">
            <w:pPr>
              <w:widowControl/>
              <w:jc w:val="left"/>
              <w:rPr>
                <w:rFonts w:ascii="黑体" w:eastAsia="黑体" w:hAnsi="黑体" w:cs="宋体"/>
                <w:color w:val="000000"/>
                <w:kern w:val="0"/>
                <w:sz w:val="22"/>
              </w:rPr>
            </w:pPr>
          </w:p>
        </w:tc>
        <w:tc>
          <w:tcPr>
            <w:tcW w:w="2200" w:type="dxa"/>
            <w:tcBorders>
              <w:top w:val="nil"/>
              <w:left w:val="nil"/>
              <w:bottom w:val="single" w:sz="4" w:space="0" w:color="auto"/>
              <w:right w:val="single" w:sz="4" w:space="0" w:color="auto"/>
            </w:tcBorders>
            <w:shd w:val="clear" w:color="auto" w:fill="auto"/>
            <w:noWrap/>
            <w:vAlign w:val="center"/>
          </w:tcPr>
          <w:p w14:paraId="1294D383"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是否特殊教育岗位</w:t>
            </w:r>
          </w:p>
        </w:tc>
        <w:tc>
          <w:tcPr>
            <w:tcW w:w="822" w:type="dxa"/>
            <w:tcBorders>
              <w:top w:val="nil"/>
              <w:left w:val="nil"/>
              <w:bottom w:val="single" w:sz="4" w:space="0" w:color="auto"/>
              <w:right w:val="single" w:sz="4" w:space="0" w:color="auto"/>
            </w:tcBorders>
            <w:shd w:val="clear" w:color="auto" w:fill="auto"/>
            <w:noWrap/>
            <w:vAlign w:val="center"/>
          </w:tcPr>
          <w:p w14:paraId="72831264"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输入</w:t>
            </w:r>
          </w:p>
        </w:tc>
        <w:tc>
          <w:tcPr>
            <w:tcW w:w="992" w:type="dxa"/>
            <w:tcBorders>
              <w:top w:val="nil"/>
              <w:left w:val="nil"/>
              <w:bottom w:val="single" w:sz="4" w:space="0" w:color="auto"/>
              <w:right w:val="single" w:sz="4" w:space="0" w:color="auto"/>
            </w:tcBorders>
            <w:shd w:val="clear" w:color="auto" w:fill="auto"/>
            <w:noWrap/>
            <w:vAlign w:val="center"/>
          </w:tcPr>
          <w:p w14:paraId="2965834F"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编码</w:t>
            </w:r>
          </w:p>
        </w:tc>
        <w:tc>
          <w:tcPr>
            <w:tcW w:w="989" w:type="dxa"/>
            <w:tcBorders>
              <w:top w:val="nil"/>
              <w:left w:val="nil"/>
              <w:bottom w:val="single" w:sz="4" w:space="0" w:color="auto"/>
              <w:right w:val="single" w:sz="4" w:space="0" w:color="auto"/>
            </w:tcBorders>
            <w:shd w:val="clear" w:color="auto" w:fill="auto"/>
            <w:noWrap/>
            <w:vAlign w:val="center"/>
          </w:tcPr>
          <w:p w14:paraId="366B46A4"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非必填，特殊人员类别为特殊教育人员勾选是</w:t>
            </w:r>
          </w:p>
        </w:tc>
        <w:tc>
          <w:tcPr>
            <w:tcW w:w="1437" w:type="dxa"/>
            <w:tcBorders>
              <w:top w:val="nil"/>
              <w:left w:val="single" w:sz="8" w:space="0" w:color="auto"/>
              <w:bottom w:val="single" w:sz="8" w:space="0" w:color="auto"/>
              <w:right w:val="single" w:sz="8" w:space="0" w:color="auto"/>
            </w:tcBorders>
            <w:shd w:val="clear" w:color="auto" w:fill="auto"/>
            <w:vAlign w:val="center"/>
          </w:tcPr>
          <w:p w14:paraId="4C81CC5B" w14:textId="77777777" w:rsidR="00727A74" w:rsidRDefault="00727A74" w:rsidP="00727A74">
            <w:pPr>
              <w:widowControl/>
              <w:jc w:val="center"/>
              <w:rPr>
                <w:rFonts w:ascii="宋体" w:hAnsi="宋体" w:cs="宋体"/>
                <w:color w:val="000000"/>
                <w:kern w:val="0"/>
                <w:sz w:val="22"/>
              </w:rPr>
            </w:pPr>
            <w:r>
              <w:rPr>
                <w:rFonts w:ascii="宋体" w:hAnsi="宋体" w:cs="宋体" w:hint="eastAsia"/>
                <w:color w:val="000000"/>
                <w:kern w:val="0"/>
                <w:sz w:val="22"/>
              </w:rPr>
              <w:t>否</w:t>
            </w:r>
          </w:p>
        </w:tc>
        <w:tc>
          <w:tcPr>
            <w:tcW w:w="1134" w:type="dxa"/>
            <w:vMerge/>
            <w:tcBorders>
              <w:top w:val="nil"/>
              <w:left w:val="single" w:sz="4" w:space="0" w:color="auto"/>
              <w:bottom w:val="single" w:sz="4" w:space="0" w:color="auto"/>
              <w:right w:val="single" w:sz="4" w:space="0" w:color="auto"/>
            </w:tcBorders>
            <w:vAlign w:val="center"/>
          </w:tcPr>
          <w:p w14:paraId="2A89A38A" w14:textId="77777777" w:rsidR="00727A74" w:rsidRDefault="00727A74" w:rsidP="00727A74">
            <w:pPr>
              <w:widowControl/>
              <w:jc w:val="left"/>
              <w:rPr>
                <w:rFonts w:ascii="宋体" w:hAnsi="宋体" w:cs="宋体"/>
                <w:color w:val="000000"/>
                <w:kern w:val="0"/>
                <w:sz w:val="22"/>
              </w:rPr>
            </w:pPr>
          </w:p>
        </w:tc>
      </w:tr>
      <w:tr w:rsidR="00727A74" w14:paraId="27505EF8" w14:textId="77777777" w:rsidTr="00727A74">
        <w:trPr>
          <w:trHeight w:val="285"/>
        </w:trPr>
        <w:tc>
          <w:tcPr>
            <w:tcW w:w="660" w:type="dxa"/>
            <w:tcBorders>
              <w:top w:val="nil"/>
              <w:left w:val="single" w:sz="4" w:space="0" w:color="auto"/>
              <w:bottom w:val="single" w:sz="4" w:space="0" w:color="auto"/>
              <w:right w:val="single" w:sz="4" w:space="0" w:color="auto"/>
            </w:tcBorders>
            <w:shd w:val="clear" w:color="auto" w:fill="auto"/>
            <w:noWrap/>
            <w:vAlign w:val="center"/>
          </w:tcPr>
          <w:p w14:paraId="0E6823F0" w14:textId="77777777" w:rsidR="00727A74" w:rsidRDefault="00727A74" w:rsidP="00727A74">
            <w:pPr>
              <w:widowControl/>
              <w:jc w:val="right"/>
              <w:rPr>
                <w:rFonts w:ascii="宋体" w:hAnsi="宋体" w:cs="宋体"/>
                <w:color w:val="000000"/>
                <w:kern w:val="0"/>
                <w:sz w:val="22"/>
              </w:rPr>
            </w:pPr>
            <w:r>
              <w:rPr>
                <w:rFonts w:ascii="宋体" w:hAnsi="宋体" w:cs="宋体" w:hint="eastAsia"/>
                <w:color w:val="000000"/>
                <w:kern w:val="0"/>
                <w:sz w:val="22"/>
              </w:rPr>
              <w:t>27</w:t>
            </w:r>
          </w:p>
        </w:tc>
        <w:tc>
          <w:tcPr>
            <w:tcW w:w="1720" w:type="dxa"/>
            <w:vMerge/>
            <w:tcBorders>
              <w:left w:val="single" w:sz="4" w:space="0" w:color="auto"/>
              <w:right w:val="single" w:sz="4" w:space="0" w:color="auto"/>
            </w:tcBorders>
            <w:vAlign w:val="center"/>
          </w:tcPr>
          <w:p w14:paraId="4C3764F6" w14:textId="77777777" w:rsidR="00727A74" w:rsidRDefault="00727A74" w:rsidP="00727A74">
            <w:pPr>
              <w:widowControl/>
              <w:jc w:val="left"/>
              <w:rPr>
                <w:rFonts w:ascii="黑体" w:eastAsia="黑体" w:hAnsi="黑体" w:cs="宋体"/>
                <w:color w:val="000000"/>
                <w:kern w:val="0"/>
                <w:sz w:val="22"/>
              </w:rPr>
            </w:pPr>
          </w:p>
        </w:tc>
        <w:tc>
          <w:tcPr>
            <w:tcW w:w="2200" w:type="dxa"/>
            <w:tcBorders>
              <w:top w:val="nil"/>
              <w:left w:val="nil"/>
              <w:bottom w:val="single" w:sz="4" w:space="0" w:color="auto"/>
              <w:right w:val="single" w:sz="4" w:space="0" w:color="auto"/>
            </w:tcBorders>
            <w:shd w:val="clear" w:color="auto" w:fill="auto"/>
            <w:noWrap/>
            <w:vAlign w:val="center"/>
          </w:tcPr>
          <w:p w14:paraId="042902BE"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特殊教育岗位年限</w:t>
            </w:r>
          </w:p>
        </w:tc>
        <w:tc>
          <w:tcPr>
            <w:tcW w:w="822" w:type="dxa"/>
            <w:tcBorders>
              <w:top w:val="nil"/>
              <w:left w:val="nil"/>
              <w:bottom w:val="single" w:sz="4" w:space="0" w:color="auto"/>
              <w:right w:val="single" w:sz="4" w:space="0" w:color="auto"/>
            </w:tcBorders>
            <w:shd w:val="clear" w:color="auto" w:fill="auto"/>
            <w:noWrap/>
            <w:vAlign w:val="center"/>
          </w:tcPr>
          <w:p w14:paraId="345AF08A"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输入</w:t>
            </w:r>
          </w:p>
        </w:tc>
        <w:tc>
          <w:tcPr>
            <w:tcW w:w="992" w:type="dxa"/>
            <w:tcBorders>
              <w:top w:val="nil"/>
              <w:left w:val="nil"/>
              <w:bottom w:val="single" w:sz="4" w:space="0" w:color="auto"/>
              <w:right w:val="single" w:sz="4" w:space="0" w:color="auto"/>
            </w:tcBorders>
            <w:shd w:val="clear" w:color="auto" w:fill="auto"/>
            <w:noWrap/>
            <w:vAlign w:val="center"/>
          </w:tcPr>
          <w:p w14:paraId="1FCABCD8"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原值</w:t>
            </w:r>
          </w:p>
        </w:tc>
        <w:tc>
          <w:tcPr>
            <w:tcW w:w="989" w:type="dxa"/>
            <w:tcBorders>
              <w:top w:val="nil"/>
              <w:left w:val="nil"/>
              <w:bottom w:val="single" w:sz="4" w:space="0" w:color="auto"/>
              <w:right w:val="single" w:sz="4" w:space="0" w:color="auto"/>
            </w:tcBorders>
            <w:shd w:val="clear" w:color="auto" w:fill="auto"/>
            <w:noWrap/>
            <w:vAlign w:val="center"/>
          </w:tcPr>
          <w:p w14:paraId="3FBB74B9"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特殊教育岗位为是，必填，为否，禁填</w:t>
            </w:r>
          </w:p>
        </w:tc>
        <w:tc>
          <w:tcPr>
            <w:tcW w:w="1437" w:type="dxa"/>
            <w:tcBorders>
              <w:top w:val="nil"/>
              <w:left w:val="single" w:sz="8" w:space="0" w:color="auto"/>
              <w:bottom w:val="single" w:sz="8" w:space="0" w:color="auto"/>
              <w:right w:val="single" w:sz="8" w:space="0" w:color="auto"/>
            </w:tcBorders>
            <w:shd w:val="clear" w:color="auto" w:fill="auto"/>
            <w:vAlign w:val="center"/>
          </w:tcPr>
          <w:p w14:paraId="1579B746" w14:textId="77777777" w:rsidR="00727A74" w:rsidRDefault="00727A74" w:rsidP="00727A74">
            <w:pPr>
              <w:widowControl/>
              <w:jc w:val="center"/>
              <w:rPr>
                <w:rFonts w:ascii="宋体" w:hAnsi="宋体" w:cs="宋体"/>
                <w:color w:val="000000"/>
                <w:kern w:val="0"/>
                <w:sz w:val="22"/>
              </w:rPr>
            </w:pPr>
            <w:r>
              <w:rPr>
                <w:rFonts w:ascii="宋体" w:hAnsi="宋体" w:cs="宋体" w:hint="eastAsia"/>
                <w:color w:val="000000"/>
                <w:kern w:val="0"/>
                <w:sz w:val="22"/>
              </w:rPr>
              <w:t>禁填</w:t>
            </w:r>
          </w:p>
        </w:tc>
        <w:tc>
          <w:tcPr>
            <w:tcW w:w="1134" w:type="dxa"/>
            <w:vMerge/>
            <w:tcBorders>
              <w:top w:val="nil"/>
              <w:left w:val="single" w:sz="4" w:space="0" w:color="auto"/>
              <w:bottom w:val="single" w:sz="4" w:space="0" w:color="auto"/>
              <w:right w:val="single" w:sz="4" w:space="0" w:color="auto"/>
            </w:tcBorders>
            <w:vAlign w:val="center"/>
          </w:tcPr>
          <w:p w14:paraId="7978B8A4" w14:textId="77777777" w:rsidR="00727A74" w:rsidRDefault="00727A74" w:rsidP="00727A74">
            <w:pPr>
              <w:widowControl/>
              <w:jc w:val="left"/>
              <w:rPr>
                <w:rFonts w:ascii="宋体" w:hAnsi="宋体" w:cs="宋体"/>
                <w:color w:val="000000"/>
                <w:kern w:val="0"/>
                <w:sz w:val="22"/>
              </w:rPr>
            </w:pPr>
          </w:p>
        </w:tc>
      </w:tr>
      <w:tr w:rsidR="00727A74" w14:paraId="08B50AD3" w14:textId="77777777" w:rsidTr="00727A74">
        <w:trPr>
          <w:trHeight w:val="285"/>
        </w:trPr>
        <w:tc>
          <w:tcPr>
            <w:tcW w:w="660" w:type="dxa"/>
            <w:tcBorders>
              <w:top w:val="nil"/>
              <w:left w:val="single" w:sz="4" w:space="0" w:color="auto"/>
              <w:bottom w:val="single" w:sz="4" w:space="0" w:color="auto"/>
              <w:right w:val="single" w:sz="4" w:space="0" w:color="auto"/>
            </w:tcBorders>
            <w:shd w:val="clear" w:color="auto" w:fill="auto"/>
            <w:noWrap/>
            <w:vAlign w:val="center"/>
          </w:tcPr>
          <w:p w14:paraId="51581F71" w14:textId="77777777" w:rsidR="00727A74" w:rsidRDefault="00727A74" w:rsidP="00727A74">
            <w:pPr>
              <w:widowControl/>
              <w:jc w:val="right"/>
              <w:rPr>
                <w:rFonts w:ascii="宋体" w:hAnsi="宋体" w:cs="宋体"/>
                <w:color w:val="000000"/>
                <w:kern w:val="0"/>
                <w:sz w:val="22"/>
              </w:rPr>
            </w:pPr>
            <w:r>
              <w:rPr>
                <w:rFonts w:ascii="宋体" w:hAnsi="宋体" w:cs="宋体" w:hint="eastAsia"/>
                <w:color w:val="000000"/>
                <w:kern w:val="0"/>
                <w:sz w:val="22"/>
              </w:rPr>
              <w:t>28</w:t>
            </w:r>
          </w:p>
        </w:tc>
        <w:tc>
          <w:tcPr>
            <w:tcW w:w="1720" w:type="dxa"/>
            <w:vMerge/>
            <w:tcBorders>
              <w:left w:val="single" w:sz="4" w:space="0" w:color="auto"/>
              <w:right w:val="single" w:sz="4" w:space="0" w:color="auto"/>
            </w:tcBorders>
            <w:vAlign w:val="center"/>
          </w:tcPr>
          <w:p w14:paraId="3CBB199A" w14:textId="77777777" w:rsidR="00727A74" w:rsidRDefault="00727A74" w:rsidP="00727A74">
            <w:pPr>
              <w:widowControl/>
              <w:jc w:val="left"/>
              <w:rPr>
                <w:rFonts w:ascii="黑体" w:eastAsia="黑体" w:hAnsi="黑体" w:cs="宋体"/>
                <w:color w:val="000000"/>
                <w:kern w:val="0"/>
                <w:sz w:val="22"/>
              </w:rPr>
            </w:pPr>
          </w:p>
        </w:tc>
        <w:tc>
          <w:tcPr>
            <w:tcW w:w="2200" w:type="dxa"/>
            <w:tcBorders>
              <w:top w:val="nil"/>
              <w:left w:val="nil"/>
              <w:bottom w:val="single" w:sz="4" w:space="0" w:color="auto"/>
              <w:right w:val="single" w:sz="4" w:space="0" w:color="auto"/>
            </w:tcBorders>
            <w:shd w:val="clear" w:color="auto" w:fill="auto"/>
            <w:noWrap/>
            <w:vAlign w:val="center"/>
          </w:tcPr>
          <w:p w14:paraId="70D203D5"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比照机关（管理人员）</w:t>
            </w:r>
          </w:p>
        </w:tc>
        <w:tc>
          <w:tcPr>
            <w:tcW w:w="822" w:type="dxa"/>
            <w:tcBorders>
              <w:top w:val="nil"/>
              <w:left w:val="nil"/>
              <w:bottom w:val="single" w:sz="4" w:space="0" w:color="auto"/>
              <w:right w:val="single" w:sz="4" w:space="0" w:color="auto"/>
            </w:tcBorders>
            <w:shd w:val="clear" w:color="auto" w:fill="auto"/>
            <w:noWrap/>
            <w:vAlign w:val="center"/>
          </w:tcPr>
          <w:p w14:paraId="43E9E8E2"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输入</w:t>
            </w:r>
          </w:p>
        </w:tc>
        <w:tc>
          <w:tcPr>
            <w:tcW w:w="992" w:type="dxa"/>
            <w:tcBorders>
              <w:top w:val="nil"/>
              <w:left w:val="nil"/>
              <w:bottom w:val="single" w:sz="4" w:space="0" w:color="auto"/>
              <w:right w:val="single" w:sz="4" w:space="0" w:color="auto"/>
            </w:tcBorders>
            <w:shd w:val="clear" w:color="auto" w:fill="auto"/>
            <w:noWrap/>
            <w:vAlign w:val="center"/>
          </w:tcPr>
          <w:p w14:paraId="7F97EC28"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编码</w:t>
            </w:r>
          </w:p>
        </w:tc>
        <w:tc>
          <w:tcPr>
            <w:tcW w:w="989" w:type="dxa"/>
            <w:tcBorders>
              <w:top w:val="nil"/>
              <w:left w:val="nil"/>
              <w:bottom w:val="single" w:sz="4" w:space="0" w:color="auto"/>
              <w:right w:val="single" w:sz="4" w:space="0" w:color="auto"/>
            </w:tcBorders>
            <w:shd w:val="clear" w:color="auto" w:fill="auto"/>
            <w:noWrap/>
            <w:vAlign w:val="center"/>
          </w:tcPr>
          <w:p w14:paraId="024BB45E"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过渡期内退休的比照机关管理人员必填，</w:t>
            </w:r>
            <w:r>
              <w:rPr>
                <w:rFonts w:ascii="宋体" w:hAnsi="宋体" w:cs="宋体" w:hint="eastAsia"/>
                <w:color w:val="000000"/>
                <w:kern w:val="0"/>
                <w:sz w:val="22"/>
              </w:rPr>
              <w:lastRenderedPageBreak/>
              <w:t>其他人员禁填</w:t>
            </w:r>
          </w:p>
        </w:tc>
        <w:tc>
          <w:tcPr>
            <w:tcW w:w="1437" w:type="dxa"/>
            <w:tcBorders>
              <w:top w:val="nil"/>
              <w:left w:val="single" w:sz="8" w:space="0" w:color="auto"/>
              <w:bottom w:val="single" w:sz="8" w:space="0" w:color="auto"/>
              <w:right w:val="single" w:sz="8" w:space="0" w:color="auto"/>
            </w:tcBorders>
            <w:shd w:val="clear" w:color="auto" w:fill="auto"/>
            <w:vAlign w:val="center"/>
          </w:tcPr>
          <w:p w14:paraId="2D533B1D" w14:textId="77777777" w:rsidR="00727A74" w:rsidRDefault="00727A74" w:rsidP="00727A74">
            <w:pPr>
              <w:widowControl/>
              <w:jc w:val="center"/>
              <w:rPr>
                <w:rFonts w:ascii="宋体" w:hAnsi="宋体" w:cs="宋体"/>
                <w:color w:val="000000"/>
                <w:kern w:val="0"/>
                <w:sz w:val="22"/>
              </w:rPr>
            </w:pPr>
            <w:r>
              <w:rPr>
                <w:rFonts w:ascii="宋体" w:hAnsi="宋体" w:cs="宋体" w:hint="eastAsia"/>
                <w:color w:val="000000"/>
                <w:kern w:val="0"/>
                <w:sz w:val="22"/>
              </w:rPr>
              <w:lastRenderedPageBreak/>
              <w:t>禁填</w:t>
            </w:r>
          </w:p>
        </w:tc>
        <w:tc>
          <w:tcPr>
            <w:tcW w:w="1134" w:type="dxa"/>
            <w:vMerge/>
            <w:tcBorders>
              <w:top w:val="nil"/>
              <w:left w:val="single" w:sz="4" w:space="0" w:color="auto"/>
              <w:bottom w:val="single" w:sz="4" w:space="0" w:color="auto"/>
              <w:right w:val="single" w:sz="4" w:space="0" w:color="auto"/>
            </w:tcBorders>
            <w:vAlign w:val="center"/>
          </w:tcPr>
          <w:p w14:paraId="6D0F8D85" w14:textId="77777777" w:rsidR="00727A74" w:rsidRDefault="00727A74" w:rsidP="00727A74">
            <w:pPr>
              <w:widowControl/>
              <w:jc w:val="left"/>
              <w:rPr>
                <w:rFonts w:ascii="宋体" w:hAnsi="宋体" w:cs="宋体"/>
                <w:color w:val="000000"/>
                <w:kern w:val="0"/>
                <w:sz w:val="22"/>
              </w:rPr>
            </w:pPr>
          </w:p>
        </w:tc>
      </w:tr>
      <w:tr w:rsidR="00727A74" w14:paraId="4BA9AE89" w14:textId="77777777" w:rsidTr="00727A74">
        <w:trPr>
          <w:trHeight w:val="285"/>
        </w:trPr>
        <w:tc>
          <w:tcPr>
            <w:tcW w:w="660" w:type="dxa"/>
            <w:tcBorders>
              <w:top w:val="nil"/>
              <w:left w:val="single" w:sz="4" w:space="0" w:color="auto"/>
              <w:bottom w:val="single" w:sz="4" w:space="0" w:color="auto"/>
              <w:right w:val="single" w:sz="4" w:space="0" w:color="auto"/>
            </w:tcBorders>
            <w:shd w:val="clear" w:color="auto" w:fill="auto"/>
            <w:noWrap/>
            <w:vAlign w:val="center"/>
          </w:tcPr>
          <w:p w14:paraId="246CFC86" w14:textId="77777777" w:rsidR="00727A74" w:rsidRDefault="00727A74" w:rsidP="00727A74">
            <w:pPr>
              <w:widowControl/>
              <w:jc w:val="right"/>
              <w:rPr>
                <w:rFonts w:ascii="宋体" w:hAnsi="宋体" w:cs="宋体"/>
                <w:color w:val="000000"/>
                <w:kern w:val="0"/>
                <w:sz w:val="22"/>
              </w:rPr>
            </w:pPr>
            <w:r>
              <w:rPr>
                <w:rFonts w:ascii="宋体" w:hAnsi="宋体" w:cs="宋体" w:hint="eastAsia"/>
                <w:color w:val="000000"/>
                <w:kern w:val="0"/>
                <w:sz w:val="22"/>
              </w:rPr>
              <w:t>29</w:t>
            </w:r>
          </w:p>
        </w:tc>
        <w:tc>
          <w:tcPr>
            <w:tcW w:w="1720" w:type="dxa"/>
            <w:vMerge/>
            <w:tcBorders>
              <w:left w:val="single" w:sz="4" w:space="0" w:color="auto"/>
              <w:right w:val="single" w:sz="4" w:space="0" w:color="auto"/>
            </w:tcBorders>
            <w:vAlign w:val="center"/>
          </w:tcPr>
          <w:p w14:paraId="0420592E" w14:textId="77777777" w:rsidR="00727A74" w:rsidRDefault="00727A74" w:rsidP="00727A74">
            <w:pPr>
              <w:widowControl/>
              <w:jc w:val="left"/>
              <w:rPr>
                <w:rFonts w:ascii="黑体" w:eastAsia="黑体" w:hAnsi="黑体" w:cs="宋体"/>
                <w:color w:val="000000"/>
                <w:kern w:val="0"/>
                <w:sz w:val="22"/>
              </w:rPr>
            </w:pPr>
          </w:p>
        </w:tc>
        <w:tc>
          <w:tcPr>
            <w:tcW w:w="2200" w:type="dxa"/>
            <w:tcBorders>
              <w:top w:val="nil"/>
              <w:left w:val="nil"/>
              <w:bottom w:val="single" w:sz="4" w:space="0" w:color="auto"/>
              <w:right w:val="single" w:sz="4" w:space="0" w:color="auto"/>
            </w:tcBorders>
            <w:shd w:val="clear" w:color="auto" w:fill="auto"/>
            <w:noWrap/>
            <w:vAlign w:val="center"/>
          </w:tcPr>
          <w:p w14:paraId="6809EB89"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比照机关（工勤人员）</w:t>
            </w:r>
          </w:p>
        </w:tc>
        <w:tc>
          <w:tcPr>
            <w:tcW w:w="822" w:type="dxa"/>
            <w:tcBorders>
              <w:top w:val="nil"/>
              <w:left w:val="nil"/>
              <w:bottom w:val="single" w:sz="4" w:space="0" w:color="auto"/>
              <w:right w:val="single" w:sz="4" w:space="0" w:color="auto"/>
            </w:tcBorders>
            <w:shd w:val="clear" w:color="auto" w:fill="auto"/>
            <w:noWrap/>
            <w:vAlign w:val="center"/>
          </w:tcPr>
          <w:p w14:paraId="5F9DDEF4"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输入</w:t>
            </w:r>
          </w:p>
        </w:tc>
        <w:tc>
          <w:tcPr>
            <w:tcW w:w="992" w:type="dxa"/>
            <w:tcBorders>
              <w:top w:val="nil"/>
              <w:left w:val="nil"/>
              <w:bottom w:val="single" w:sz="4" w:space="0" w:color="auto"/>
              <w:right w:val="single" w:sz="4" w:space="0" w:color="auto"/>
            </w:tcBorders>
            <w:shd w:val="clear" w:color="auto" w:fill="auto"/>
            <w:noWrap/>
            <w:vAlign w:val="center"/>
          </w:tcPr>
          <w:p w14:paraId="467F1DF7"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编码</w:t>
            </w:r>
          </w:p>
        </w:tc>
        <w:tc>
          <w:tcPr>
            <w:tcW w:w="989" w:type="dxa"/>
            <w:tcBorders>
              <w:top w:val="nil"/>
              <w:left w:val="nil"/>
              <w:bottom w:val="single" w:sz="4" w:space="0" w:color="auto"/>
              <w:right w:val="single" w:sz="4" w:space="0" w:color="auto"/>
            </w:tcBorders>
            <w:shd w:val="clear" w:color="auto" w:fill="auto"/>
            <w:noWrap/>
            <w:vAlign w:val="center"/>
          </w:tcPr>
          <w:p w14:paraId="15AD7914"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过渡期内退休的比照机关工勤人员必填，其他人员禁填</w:t>
            </w:r>
          </w:p>
        </w:tc>
        <w:tc>
          <w:tcPr>
            <w:tcW w:w="1437" w:type="dxa"/>
            <w:tcBorders>
              <w:top w:val="nil"/>
              <w:left w:val="single" w:sz="8" w:space="0" w:color="auto"/>
              <w:bottom w:val="single" w:sz="8" w:space="0" w:color="auto"/>
              <w:right w:val="single" w:sz="8" w:space="0" w:color="auto"/>
            </w:tcBorders>
            <w:shd w:val="clear" w:color="auto" w:fill="auto"/>
            <w:vAlign w:val="center"/>
          </w:tcPr>
          <w:p w14:paraId="3B0AC0C5" w14:textId="77777777" w:rsidR="00727A74" w:rsidRDefault="00727A74" w:rsidP="00727A74">
            <w:pPr>
              <w:widowControl/>
              <w:jc w:val="center"/>
              <w:rPr>
                <w:rFonts w:ascii="宋体" w:hAnsi="宋体" w:cs="宋体"/>
                <w:color w:val="000000"/>
                <w:kern w:val="0"/>
                <w:sz w:val="22"/>
              </w:rPr>
            </w:pPr>
            <w:r>
              <w:rPr>
                <w:rFonts w:ascii="宋体" w:hAnsi="宋体" w:cs="宋体" w:hint="eastAsia"/>
                <w:color w:val="000000"/>
                <w:kern w:val="0"/>
                <w:sz w:val="22"/>
              </w:rPr>
              <w:t>禁填</w:t>
            </w:r>
          </w:p>
        </w:tc>
        <w:tc>
          <w:tcPr>
            <w:tcW w:w="1134" w:type="dxa"/>
            <w:vMerge/>
            <w:tcBorders>
              <w:top w:val="nil"/>
              <w:left w:val="single" w:sz="4" w:space="0" w:color="auto"/>
              <w:bottom w:val="single" w:sz="4" w:space="0" w:color="auto"/>
              <w:right w:val="single" w:sz="4" w:space="0" w:color="auto"/>
            </w:tcBorders>
            <w:vAlign w:val="center"/>
          </w:tcPr>
          <w:p w14:paraId="26920A81" w14:textId="77777777" w:rsidR="00727A74" w:rsidRDefault="00727A74" w:rsidP="00727A74">
            <w:pPr>
              <w:widowControl/>
              <w:jc w:val="left"/>
              <w:rPr>
                <w:rFonts w:ascii="宋体" w:hAnsi="宋体" w:cs="宋体"/>
                <w:color w:val="000000"/>
                <w:kern w:val="0"/>
                <w:sz w:val="22"/>
              </w:rPr>
            </w:pPr>
          </w:p>
        </w:tc>
      </w:tr>
      <w:tr w:rsidR="00727A74" w14:paraId="272BE3DB" w14:textId="77777777" w:rsidTr="00727A74">
        <w:trPr>
          <w:trHeight w:val="285"/>
        </w:trPr>
        <w:tc>
          <w:tcPr>
            <w:tcW w:w="660" w:type="dxa"/>
            <w:tcBorders>
              <w:top w:val="nil"/>
              <w:left w:val="single" w:sz="4" w:space="0" w:color="auto"/>
              <w:bottom w:val="single" w:sz="4" w:space="0" w:color="auto"/>
              <w:right w:val="single" w:sz="4" w:space="0" w:color="auto"/>
            </w:tcBorders>
            <w:shd w:val="clear" w:color="auto" w:fill="auto"/>
            <w:noWrap/>
            <w:vAlign w:val="center"/>
          </w:tcPr>
          <w:p w14:paraId="47999609" w14:textId="77777777" w:rsidR="00727A74" w:rsidRDefault="00727A74" w:rsidP="00727A74">
            <w:pPr>
              <w:widowControl/>
              <w:jc w:val="right"/>
              <w:rPr>
                <w:rFonts w:ascii="宋体" w:hAnsi="宋体" w:cs="宋体"/>
                <w:color w:val="000000"/>
                <w:kern w:val="0"/>
                <w:sz w:val="22"/>
              </w:rPr>
            </w:pPr>
            <w:r>
              <w:rPr>
                <w:rFonts w:ascii="宋体" w:hAnsi="宋体" w:cs="宋体" w:hint="eastAsia"/>
                <w:color w:val="000000"/>
                <w:kern w:val="0"/>
                <w:sz w:val="22"/>
              </w:rPr>
              <w:t>30</w:t>
            </w:r>
          </w:p>
        </w:tc>
        <w:tc>
          <w:tcPr>
            <w:tcW w:w="1720" w:type="dxa"/>
            <w:vMerge/>
            <w:tcBorders>
              <w:left w:val="single" w:sz="4" w:space="0" w:color="auto"/>
              <w:right w:val="single" w:sz="4" w:space="0" w:color="auto"/>
            </w:tcBorders>
            <w:vAlign w:val="center"/>
          </w:tcPr>
          <w:p w14:paraId="6A1DB00F" w14:textId="77777777" w:rsidR="00727A74" w:rsidRDefault="00727A74" w:rsidP="00727A74">
            <w:pPr>
              <w:widowControl/>
              <w:jc w:val="left"/>
              <w:rPr>
                <w:rFonts w:ascii="黑体" w:eastAsia="黑体" w:hAnsi="黑体" w:cs="宋体"/>
                <w:color w:val="000000"/>
                <w:kern w:val="0"/>
                <w:sz w:val="22"/>
              </w:rPr>
            </w:pPr>
          </w:p>
        </w:tc>
        <w:tc>
          <w:tcPr>
            <w:tcW w:w="2200" w:type="dxa"/>
            <w:tcBorders>
              <w:top w:val="nil"/>
              <w:left w:val="nil"/>
              <w:bottom w:val="single" w:sz="4" w:space="0" w:color="auto"/>
              <w:right w:val="single" w:sz="4" w:space="0" w:color="auto"/>
            </w:tcBorders>
            <w:shd w:val="clear" w:color="auto" w:fill="auto"/>
            <w:noWrap/>
            <w:vAlign w:val="center"/>
          </w:tcPr>
          <w:p w14:paraId="0FF812A8"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待遇发放方式</w:t>
            </w:r>
          </w:p>
        </w:tc>
        <w:tc>
          <w:tcPr>
            <w:tcW w:w="822" w:type="dxa"/>
            <w:tcBorders>
              <w:top w:val="nil"/>
              <w:left w:val="nil"/>
              <w:bottom w:val="single" w:sz="4" w:space="0" w:color="auto"/>
              <w:right w:val="single" w:sz="4" w:space="0" w:color="auto"/>
            </w:tcBorders>
            <w:shd w:val="clear" w:color="auto" w:fill="auto"/>
            <w:noWrap/>
            <w:vAlign w:val="center"/>
          </w:tcPr>
          <w:p w14:paraId="3AF07D64"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输入</w:t>
            </w:r>
          </w:p>
        </w:tc>
        <w:tc>
          <w:tcPr>
            <w:tcW w:w="992" w:type="dxa"/>
            <w:tcBorders>
              <w:top w:val="nil"/>
              <w:left w:val="nil"/>
              <w:bottom w:val="single" w:sz="4" w:space="0" w:color="auto"/>
              <w:right w:val="single" w:sz="4" w:space="0" w:color="auto"/>
            </w:tcBorders>
            <w:shd w:val="clear" w:color="auto" w:fill="auto"/>
            <w:noWrap/>
            <w:vAlign w:val="center"/>
          </w:tcPr>
          <w:p w14:paraId="37072E4F"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编码</w:t>
            </w:r>
          </w:p>
        </w:tc>
        <w:tc>
          <w:tcPr>
            <w:tcW w:w="989" w:type="dxa"/>
            <w:tcBorders>
              <w:top w:val="nil"/>
              <w:left w:val="nil"/>
              <w:bottom w:val="single" w:sz="4" w:space="0" w:color="auto"/>
              <w:right w:val="single" w:sz="4" w:space="0" w:color="auto"/>
            </w:tcBorders>
            <w:shd w:val="clear" w:color="auto" w:fill="auto"/>
            <w:noWrap/>
            <w:vAlign w:val="center"/>
          </w:tcPr>
          <w:p w14:paraId="29886365"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是</w:t>
            </w:r>
          </w:p>
        </w:tc>
        <w:tc>
          <w:tcPr>
            <w:tcW w:w="1437" w:type="dxa"/>
            <w:tcBorders>
              <w:top w:val="nil"/>
              <w:left w:val="single" w:sz="8" w:space="0" w:color="auto"/>
              <w:bottom w:val="single" w:sz="8" w:space="0" w:color="auto"/>
              <w:right w:val="single" w:sz="8" w:space="0" w:color="auto"/>
            </w:tcBorders>
            <w:shd w:val="clear" w:color="auto" w:fill="auto"/>
            <w:vAlign w:val="center"/>
          </w:tcPr>
          <w:p w14:paraId="7059D33C" w14:textId="77777777" w:rsidR="00727A74" w:rsidRDefault="00727A74" w:rsidP="00727A74">
            <w:pPr>
              <w:widowControl/>
              <w:jc w:val="center"/>
              <w:rPr>
                <w:rFonts w:ascii="宋体" w:hAnsi="宋体" w:cs="宋体"/>
                <w:color w:val="000000"/>
                <w:kern w:val="0"/>
                <w:sz w:val="22"/>
              </w:rPr>
            </w:pPr>
            <w:r>
              <w:rPr>
                <w:rFonts w:ascii="宋体" w:hAnsi="宋体" w:cs="宋体" w:hint="eastAsia"/>
                <w:color w:val="000000"/>
                <w:kern w:val="0"/>
                <w:sz w:val="22"/>
              </w:rPr>
              <w:t xml:space="preserve">1.社会化发放 </w:t>
            </w:r>
          </w:p>
        </w:tc>
        <w:tc>
          <w:tcPr>
            <w:tcW w:w="1134" w:type="dxa"/>
            <w:vMerge/>
            <w:tcBorders>
              <w:top w:val="nil"/>
              <w:left w:val="single" w:sz="4" w:space="0" w:color="auto"/>
              <w:bottom w:val="single" w:sz="4" w:space="0" w:color="auto"/>
              <w:right w:val="single" w:sz="4" w:space="0" w:color="auto"/>
            </w:tcBorders>
            <w:vAlign w:val="center"/>
          </w:tcPr>
          <w:p w14:paraId="410991D1" w14:textId="77777777" w:rsidR="00727A74" w:rsidRDefault="00727A74" w:rsidP="00727A74">
            <w:pPr>
              <w:widowControl/>
              <w:jc w:val="left"/>
              <w:rPr>
                <w:rFonts w:ascii="宋体" w:hAnsi="宋体" w:cs="宋体"/>
                <w:color w:val="000000"/>
                <w:kern w:val="0"/>
                <w:sz w:val="22"/>
              </w:rPr>
            </w:pPr>
          </w:p>
        </w:tc>
      </w:tr>
      <w:tr w:rsidR="00727A74" w14:paraId="20526326" w14:textId="77777777" w:rsidTr="00727A74">
        <w:trPr>
          <w:trHeight w:val="285"/>
        </w:trPr>
        <w:tc>
          <w:tcPr>
            <w:tcW w:w="660" w:type="dxa"/>
            <w:tcBorders>
              <w:top w:val="nil"/>
              <w:left w:val="single" w:sz="4" w:space="0" w:color="auto"/>
              <w:bottom w:val="single" w:sz="4" w:space="0" w:color="auto"/>
              <w:right w:val="single" w:sz="4" w:space="0" w:color="auto"/>
            </w:tcBorders>
            <w:shd w:val="clear" w:color="auto" w:fill="auto"/>
            <w:noWrap/>
            <w:vAlign w:val="center"/>
          </w:tcPr>
          <w:p w14:paraId="59D115BC" w14:textId="77777777" w:rsidR="00727A74" w:rsidRDefault="00727A74" w:rsidP="00727A74">
            <w:pPr>
              <w:widowControl/>
              <w:jc w:val="right"/>
              <w:rPr>
                <w:rFonts w:ascii="宋体" w:hAnsi="宋体" w:cs="宋体"/>
                <w:color w:val="000000"/>
                <w:kern w:val="0"/>
                <w:sz w:val="22"/>
              </w:rPr>
            </w:pPr>
            <w:r>
              <w:rPr>
                <w:rFonts w:ascii="宋体" w:hAnsi="宋体" w:cs="宋体" w:hint="eastAsia"/>
                <w:color w:val="000000"/>
                <w:kern w:val="0"/>
                <w:sz w:val="22"/>
              </w:rPr>
              <w:t>31</w:t>
            </w:r>
          </w:p>
        </w:tc>
        <w:tc>
          <w:tcPr>
            <w:tcW w:w="1720" w:type="dxa"/>
            <w:vMerge/>
            <w:tcBorders>
              <w:left w:val="single" w:sz="4" w:space="0" w:color="auto"/>
              <w:right w:val="single" w:sz="4" w:space="0" w:color="auto"/>
            </w:tcBorders>
            <w:vAlign w:val="center"/>
          </w:tcPr>
          <w:p w14:paraId="453BAA95" w14:textId="77777777" w:rsidR="00727A74" w:rsidRDefault="00727A74" w:rsidP="00727A74">
            <w:pPr>
              <w:widowControl/>
              <w:jc w:val="left"/>
              <w:rPr>
                <w:rFonts w:ascii="黑体" w:eastAsia="黑体" w:hAnsi="黑体" w:cs="宋体"/>
                <w:color w:val="000000"/>
                <w:kern w:val="0"/>
                <w:sz w:val="22"/>
              </w:rPr>
            </w:pPr>
          </w:p>
        </w:tc>
        <w:tc>
          <w:tcPr>
            <w:tcW w:w="2200" w:type="dxa"/>
            <w:tcBorders>
              <w:top w:val="nil"/>
              <w:left w:val="nil"/>
              <w:bottom w:val="single" w:sz="4" w:space="0" w:color="auto"/>
              <w:right w:val="single" w:sz="4" w:space="0" w:color="auto"/>
            </w:tcBorders>
            <w:shd w:val="clear" w:color="auto" w:fill="auto"/>
            <w:noWrap/>
            <w:vAlign w:val="center"/>
          </w:tcPr>
          <w:p w14:paraId="1D0BF571"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开户行</w:t>
            </w:r>
          </w:p>
        </w:tc>
        <w:tc>
          <w:tcPr>
            <w:tcW w:w="822" w:type="dxa"/>
            <w:tcBorders>
              <w:top w:val="nil"/>
              <w:left w:val="nil"/>
              <w:bottom w:val="single" w:sz="4" w:space="0" w:color="auto"/>
              <w:right w:val="single" w:sz="4" w:space="0" w:color="auto"/>
            </w:tcBorders>
            <w:shd w:val="clear" w:color="auto" w:fill="auto"/>
            <w:noWrap/>
            <w:vAlign w:val="center"/>
          </w:tcPr>
          <w:p w14:paraId="6ED3A553"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输入/输出</w:t>
            </w:r>
          </w:p>
        </w:tc>
        <w:tc>
          <w:tcPr>
            <w:tcW w:w="992" w:type="dxa"/>
            <w:tcBorders>
              <w:top w:val="nil"/>
              <w:left w:val="nil"/>
              <w:bottom w:val="single" w:sz="4" w:space="0" w:color="auto"/>
              <w:right w:val="single" w:sz="4" w:space="0" w:color="auto"/>
            </w:tcBorders>
            <w:shd w:val="clear" w:color="auto" w:fill="auto"/>
            <w:noWrap/>
            <w:vAlign w:val="center"/>
          </w:tcPr>
          <w:p w14:paraId="487A409C"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编码</w:t>
            </w:r>
          </w:p>
        </w:tc>
        <w:tc>
          <w:tcPr>
            <w:tcW w:w="989" w:type="dxa"/>
            <w:tcBorders>
              <w:top w:val="nil"/>
              <w:left w:val="nil"/>
              <w:bottom w:val="single" w:sz="4" w:space="0" w:color="auto"/>
              <w:right w:val="single" w:sz="4" w:space="0" w:color="auto"/>
            </w:tcBorders>
            <w:shd w:val="clear" w:color="auto" w:fill="auto"/>
            <w:noWrap/>
            <w:vAlign w:val="center"/>
          </w:tcPr>
          <w:p w14:paraId="150D8A66"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是</w:t>
            </w:r>
          </w:p>
        </w:tc>
        <w:tc>
          <w:tcPr>
            <w:tcW w:w="1437" w:type="dxa"/>
            <w:tcBorders>
              <w:top w:val="nil"/>
              <w:left w:val="single" w:sz="8" w:space="0" w:color="auto"/>
              <w:bottom w:val="single" w:sz="8" w:space="0" w:color="auto"/>
              <w:right w:val="single" w:sz="8" w:space="0" w:color="auto"/>
            </w:tcBorders>
            <w:shd w:val="clear" w:color="auto" w:fill="auto"/>
            <w:vAlign w:val="center"/>
          </w:tcPr>
          <w:p w14:paraId="438329D8" w14:textId="77777777" w:rsidR="00727A74" w:rsidRDefault="00727A74" w:rsidP="00727A74">
            <w:pPr>
              <w:widowControl/>
              <w:jc w:val="center"/>
              <w:rPr>
                <w:rFonts w:ascii="宋体" w:hAnsi="宋体" w:cs="宋体"/>
                <w:color w:val="000000"/>
                <w:kern w:val="0"/>
                <w:sz w:val="22"/>
              </w:rPr>
            </w:pPr>
            <w:r>
              <w:rPr>
                <w:rFonts w:ascii="宋体" w:hAnsi="宋体" w:cs="宋体" w:hint="eastAsia"/>
                <w:color w:val="000000"/>
                <w:kern w:val="0"/>
                <w:sz w:val="22"/>
              </w:rPr>
              <w:t>空</w:t>
            </w:r>
          </w:p>
        </w:tc>
        <w:tc>
          <w:tcPr>
            <w:tcW w:w="1134" w:type="dxa"/>
            <w:vMerge/>
            <w:tcBorders>
              <w:top w:val="nil"/>
              <w:left w:val="single" w:sz="4" w:space="0" w:color="auto"/>
              <w:bottom w:val="single" w:sz="4" w:space="0" w:color="auto"/>
              <w:right w:val="single" w:sz="4" w:space="0" w:color="auto"/>
            </w:tcBorders>
            <w:vAlign w:val="center"/>
          </w:tcPr>
          <w:p w14:paraId="19E9258D" w14:textId="77777777" w:rsidR="00727A74" w:rsidRDefault="00727A74" w:rsidP="00727A74">
            <w:pPr>
              <w:widowControl/>
              <w:jc w:val="left"/>
              <w:rPr>
                <w:rFonts w:ascii="宋体" w:hAnsi="宋体" w:cs="宋体"/>
                <w:color w:val="000000"/>
                <w:kern w:val="0"/>
                <w:sz w:val="22"/>
              </w:rPr>
            </w:pPr>
          </w:p>
        </w:tc>
      </w:tr>
      <w:tr w:rsidR="00727A74" w14:paraId="7C0D6BC8" w14:textId="77777777" w:rsidTr="00727A74">
        <w:trPr>
          <w:trHeight w:val="285"/>
        </w:trPr>
        <w:tc>
          <w:tcPr>
            <w:tcW w:w="660" w:type="dxa"/>
            <w:tcBorders>
              <w:top w:val="nil"/>
              <w:left w:val="single" w:sz="4" w:space="0" w:color="auto"/>
              <w:bottom w:val="single" w:sz="4" w:space="0" w:color="auto"/>
              <w:right w:val="single" w:sz="4" w:space="0" w:color="auto"/>
            </w:tcBorders>
            <w:shd w:val="clear" w:color="auto" w:fill="auto"/>
            <w:noWrap/>
            <w:vAlign w:val="center"/>
          </w:tcPr>
          <w:p w14:paraId="13B262E1" w14:textId="77777777" w:rsidR="00727A74" w:rsidRDefault="00727A74" w:rsidP="00727A74">
            <w:pPr>
              <w:widowControl/>
              <w:jc w:val="right"/>
              <w:rPr>
                <w:rFonts w:ascii="宋体" w:hAnsi="宋体" w:cs="宋体"/>
                <w:color w:val="000000"/>
                <w:kern w:val="0"/>
                <w:sz w:val="22"/>
              </w:rPr>
            </w:pPr>
            <w:r>
              <w:rPr>
                <w:rFonts w:ascii="宋体" w:hAnsi="宋体" w:cs="宋体" w:hint="eastAsia"/>
                <w:color w:val="000000"/>
                <w:kern w:val="0"/>
                <w:sz w:val="22"/>
              </w:rPr>
              <w:t>32</w:t>
            </w:r>
          </w:p>
        </w:tc>
        <w:tc>
          <w:tcPr>
            <w:tcW w:w="1720" w:type="dxa"/>
            <w:vMerge/>
            <w:tcBorders>
              <w:left w:val="single" w:sz="4" w:space="0" w:color="auto"/>
              <w:right w:val="single" w:sz="4" w:space="0" w:color="auto"/>
            </w:tcBorders>
            <w:vAlign w:val="center"/>
          </w:tcPr>
          <w:p w14:paraId="3D87FC73" w14:textId="77777777" w:rsidR="00727A74" w:rsidRDefault="00727A74" w:rsidP="00727A74">
            <w:pPr>
              <w:widowControl/>
              <w:jc w:val="left"/>
              <w:rPr>
                <w:rFonts w:ascii="黑体" w:eastAsia="黑体" w:hAnsi="黑体" w:cs="宋体"/>
                <w:color w:val="000000"/>
                <w:kern w:val="0"/>
                <w:sz w:val="22"/>
              </w:rPr>
            </w:pPr>
          </w:p>
        </w:tc>
        <w:tc>
          <w:tcPr>
            <w:tcW w:w="2200" w:type="dxa"/>
            <w:tcBorders>
              <w:top w:val="nil"/>
              <w:left w:val="nil"/>
              <w:bottom w:val="single" w:sz="4" w:space="0" w:color="auto"/>
              <w:right w:val="single" w:sz="4" w:space="0" w:color="auto"/>
            </w:tcBorders>
            <w:shd w:val="clear" w:color="auto" w:fill="auto"/>
            <w:noWrap/>
            <w:vAlign w:val="center"/>
          </w:tcPr>
          <w:p w14:paraId="24EC8FC9"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银行账号</w:t>
            </w:r>
          </w:p>
        </w:tc>
        <w:tc>
          <w:tcPr>
            <w:tcW w:w="822" w:type="dxa"/>
            <w:tcBorders>
              <w:top w:val="nil"/>
              <w:left w:val="nil"/>
              <w:bottom w:val="single" w:sz="4" w:space="0" w:color="auto"/>
              <w:right w:val="single" w:sz="4" w:space="0" w:color="auto"/>
            </w:tcBorders>
            <w:shd w:val="clear" w:color="auto" w:fill="auto"/>
            <w:noWrap/>
            <w:vAlign w:val="center"/>
          </w:tcPr>
          <w:p w14:paraId="2254DADA"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输入/输出</w:t>
            </w:r>
          </w:p>
        </w:tc>
        <w:tc>
          <w:tcPr>
            <w:tcW w:w="992" w:type="dxa"/>
            <w:tcBorders>
              <w:top w:val="nil"/>
              <w:left w:val="nil"/>
              <w:bottom w:val="single" w:sz="4" w:space="0" w:color="auto"/>
              <w:right w:val="single" w:sz="4" w:space="0" w:color="auto"/>
            </w:tcBorders>
            <w:shd w:val="clear" w:color="auto" w:fill="auto"/>
            <w:noWrap/>
            <w:vAlign w:val="center"/>
          </w:tcPr>
          <w:p w14:paraId="2C5CA5F4"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原值</w:t>
            </w:r>
          </w:p>
        </w:tc>
        <w:tc>
          <w:tcPr>
            <w:tcW w:w="989" w:type="dxa"/>
            <w:tcBorders>
              <w:top w:val="nil"/>
              <w:left w:val="nil"/>
              <w:bottom w:val="single" w:sz="4" w:space="0" w:color="auto"/>
              <w:right w:val="single" w:sz="4" w:space="0" w:color="auto"/>
            </w:tcBorders>
            <w:shd w:val="clear" w:color="auto" w:fill="auto"/>
            <w:noWrap/>
            <w:vAlign w:val="center"/>
          </w:tcPr>
          <w:p w14:paraId="7957436D"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是</w:t>
            </w:r>
          </w:p>
        </w:tc>
        <w:tc>
          <w:tcPr>
            <w:tcW w:w="1437" w:type="dxa"/>
            <w:tcBorders>
              <w:top w:val="nil"/>
              <w:left w:val="single" w:sz="8" w:space="0" w:color="auto"/>
              <w:bottom w:val="single" w:sz="8" w:space="0" w:color="auto"/>
              <w:right w:val="single" w:sz="8" w:space="0" w:color="auto"/>
            </w:tcBorders>
            <w:shd w:val="clear" w:color="auto" w:fill="auto"/>
            <w:vAlign w:val="center"/>
          </w:tcPr>
          <w:p w14:paraId="23C298DF" w14:textId="77777777" w:rsidR="00727A74" w:rsidRDefault="00727A74" w:rsidP="00727A74">
            <w:pPr>
              <w:widowControl/>
              <w:jc w:val="center"/>
              <w:rPr>
                <w:rFonts w:ascii="宋体" w:hAnsi="宋体" w:cs="宋体"/>
                <w:color w:val="000000"/>
                <w:kern w:val="0"/>
                <w:sz w:val="22"/>
              </w:rPr>
            </w:pPr>
            <w:r>
              <w:rPr>
                <w:rFonts w:ascii="宋体" w:hAnsi="宋体" w:cs="宋体" w:hint="eastAsia"/>
                <w:color w:val="000000"/>
                <w:kern w:val="0"/>
                <w:sz w:val="22"/>
              </w:rPr>
              <w:t>空</w:t>
            </w:r>
          </w:p>
        </w:tc>
        <w:tc>
          <w:tcPr>
            <w:tcW w:w="1134" w:type="dxa"/>
            <w:vMerge/>
            <w:tcBorders>
              <w:top w:val="nil"/>
              <w:left w:val="single" w:sz="4" w:space="0" w:color="auto"/>
              <w:bottom w:val="single" w:sz="4" w:space="0" w:color="auto"/>
              <w:right w:val="single" w:sz="4" w:space="0" w:color="auto"/>
            </w:tcBorders>
            <w:vAlign w:val="center"/>
          </w:tcPr>
          <w:p w14:paraId="7B6F689E" w14:textId="77777777" w:rsidR="00727A74" w:rsidRDefault="00727A74" w:rsidP="00727A74">
            <w:pPr>
              <w:widowControl/>
              <w:jc w:val="left"/>
              <w:rPr>
                <w:rFonts w:ascii="宋体" w:hAnsi="宋体" w:cs="宋体"/>
                <w:color w:val="000000"/>
                <w:kern w:val="0"/>
                <w:sz w:val="22"/>
              </w:rPr>
            </w:pPr>
          </w:p>
        </w:tc>
      </w:tr>
      <w:tr w:rsidR="00727A74" w14:paraId="4C04C154" w14:textId="77777777" w:rsidTr="00727A74">
        <w:trPr>
          <w:trHeight w:val="285"/>
        </w:trPr>
        <w:tc>
          <w:tcPr>
            <w:tcW w:w="660" w:type="dxa"/>
            <w:tcBorders>
              <w:top w:val="nil"/>
              <w:left w:val="single" w:sz="4" w:space="0" w:color="auto"/>
              <w:bottom w:val="single" w:sz="4" w:space="0" w:color="auto"/>
              <w:right w:val="single" w:sz="4" w:space="0" w:color="auto"/>
            </w:tcBorders>
            <w:shd w:val="clear" w:color="auto" w:fill="auto"/>
            <w:noWrap/>
            <w:vAlign w:val="center"/>
          </w:tcPr>
          <w:p w14:paraId="29ECD78F" w14:textId="77777777" w:rsidR="00727A74" w:rsidRDefault="00727A74" w:rsidP="00727A74">
            <w:pPr>
              <w:widowControl/>
              <w:jc w:val="right"/>
              <w:rPr>
                <w:rFonts w:ascii="宋体" w:hAnsi="宋体" w:cs="宋体"/>
                <w:color w:val="000000"/>
                <w:kern w:val="0"/>
                <w:sz w:val="22"/>
              </w:rPr>
            </w:pPr>
            <w:r>
              <w:rPr>
                <w:rFonts w:ascii="宋体" w:hAnsi="宋体" w:cs="宋体" w:hint="eastAsia"/>
                <w:color w:val="000000"/>
                <w:kern w:val="0"/>
                <w:sz w:val="22"/>
              </w:rPr>
              <w:t>33</w:t>
            </w:r>
          </w:p>
        </w:tc>
        <w:tc>
          <w:tcPr>
            <w:tcW w:w="1720" w:type="dxa"/>
            <w:vMerge/>
            <w:tcBorders>
              <w:left w:val="single" w:sz="4" w:space="0" w:color="auto"/>
              <w:right w:val="single" w:sz="4" w:space="0" w:color="auto"/>
            </w:tcBorders>
            <w:vAlign w:val="center"/>
          </w:tcPr>
          <w:p w14:paraId="7E16652F" w14:textId="77777777" w:rsidR="00727A74" w:rsidRDefault="00727A74" w:rsidP="00727A74">
            <w:pPr>
              <w:widowControl/>
              <w:jc w:val="left"/>
              <w:rPr>
                <w:rFonts w:ascii="黑体" w:eastAsia="黑体" w:hAnsi="黑体" w:cs="宋体"/>
                <w:color w:val="000000"/>
                <w:kern w:val="0"/>
                <w:sz w:val="22"/>
              </w:rPr>
            </w:pPr>
          </w:p>
        </w:tc>
        <w:tc>
          <w:tcPr>
            <w:tcW w:w="2200" w:type="dxa"/>
            <w:tcBorders>
              <w:top w:val="nil"/>
              <w:left w:val="nil"/>
              <w:bottom w:val="single" w:sz="4" w:space="0" w:color="auto"/>
              <w:right w:val="single" w:sz="4" w:space="0" w:color="auto"/>
            </w:tcBorders>
            <w:shd w:val="clear" w:color="auto" w:fill="auto"/>
            <w:noWrap/>
            <w:vAlign w:val="center"/>
          </w:tcPr>
          <w:p w14:paraId="3C34ACEB"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银行户名</w:t>
            </w:r>
          </w:p>
        </w:tc>
        <w:tc>
          <w:tcPr>
            <w:tcW w:w="822" w:type="dxa"/>
            <w:tcBorders>
              <w:top w:val="nil"/>
              <w:left w:val="nil"/>
              <w:bottom w:val="single" w:sz="4" w:space="0" w:color="auto"/>
              <w:right w:val="single" w:sz="4" w:space="0" w:color="auto"/>
            </w:tcBorders>
            <w:shd w:val="clear" w:color="auto" w:fill="auto"/>
            <w:noWrap/>
            <w:vAlign w:val="center"/>
          </w:tcPr>
          <w:p w14:paraId="4BDA7C20"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输入</w:t>
            </w:r>
          </w:p>
        </w:tc>
        <w:tc>
          <w:tcPr>
            <w:tcW w:w="992" w:type="dxa"/>
            <w:tcBorders>
              <w:top w:val="nil"/>
              <w:left w:val="nil"/>
              <w:bottom w:val="single" w:sz="4" w:space="0" w:color="auto"/>
              <w:right w:val="single" w:sz="4" w:space="0" w:color="auto"/>
            </w:tcBorders>
            <w:shd w:val="clear" w:color="auto" w:fill="auto"/>
            <w:noWrap/>
            <w:vAlign w:val="center"/>
          </w:tcPr>
          <w:p w14:paraId="17D8BFC7"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原值</w:t>
            </w:r>
          </w:p>
        </w:tc>
        <w:tc>
          <w:tcPr>
            <w:tcW w:w="989" w:type="dxa"/>
            <w:tcBorders>
              <w:top w:val="nil"/>
              <w:left w:val="nil"/>
              <w:bottom w:val="single" w:sz="4" w:space="0" w:color="auto"/>
              <w:right w:val="single" w:sz="4" w:space="0" w:color="auto"/>
            </w:tcBorders>
            <w:shd w:val="clear" w:color="auto" w:fill="auto"/>
            <w:noWrap/>
            <w:vAlign w:val="center"/>
          </w:tcPr>
          <w:p w14:paraId="7141FB33"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是</w:t>
            </w:r>
          </w:p>
        </w:tc>
        <w:tc>
          <w:tcPr>
            <w:tcW w:w="1437" w:type="dxa"/>
            <w:tcBorders>
              <w:top w:val="nil"/>
              <w:left w:val="single" w:sz="8" w:space="0" w:color="auto"/>
              <w:bottom w:val="single" w:sz="8" w:space="0" w:color="auto"/>
              <w:right w:val="single" w:sz="8" w:space="0" w:color="auto"/>
            </w:tcBorders>
            <w:shd w:val="clear" w:color="auto" w:fill="auto"/>
            <w:vAlign w:val="center"/>
          </w:tcPr>
          <w:p w14:paraId="0B4EBF6D" w14:textId="77777777" w:rsidR="00727A74" w:rsidRDefault="00727A74" w:rsidP="00727A74">
            <w:pPr>
              <w:widowControl/>
              <w:jc w:val="center"/>
              <w:rPr>
                <w:rFonts w:ascii="宋体" w:hAnsi="宋体" w:cs="宋体"/>
                <w:color w:val="000000"/>
                <w:kern w:val="0"/>
                <w:sz w:val="22"/>
              </w:rPr>
            </w:pPr>
            <w:r>
              <w:rPr>
                <w:rFonts w:ascii="宋体" w:hAnsi="宋体" w:cs="宋体" w:hint="eastAsia"/>
                <w:color w:val="000000"/>
                <w:kern w:val="0"/>
                <w:sz w:val="22"/>
              </w:rPr>
              <w:t>社会化发放，户名默认同姓名</w:t>
            </w:r>
          </w:p>
        </w:tc>
        <w:tc>
          <w:tcPr>
            <w:tcW w:w="1134" w:type="dxa"/>
            <w:vMerge/>
            <w:tcBorders>
              <w:top w:val="nil"/>
              <w:left w:val="single" w:sz="4" w:space="0" w:color="auto"/>
              <w:bottom w:val="single" w:sz="4" w:space="0" w:color="auto"/>
              <w:right w:val="single" w:sz="4" w:space="0" w:color="auto"/>
            </w:tcBorders>
            <w:vAlign w:val="center"/>
          </w:tcPr>
          <w:p w14:paraId="671281A7" w14:textId="77777777" w:rsidR="00727A74" w:rsidRDefault="00727A74" w:rsidP="00727A74">
            <w:pPr>
              <w:widowControl/>
              <w:jc w:val="left"/>
              <w:rPr>
                <w:rFonts w:ascii="宋体" w:hAnsi="宋体" w:cs="宋体"/>
                <w:color w:val="000000"/>
                <w:kern w:val="0"/>
                <w:sz w:val="22"/>
              </w:rPr>
            </w:pPr>
          </w:p>
        </w:tc>
      </w:tr>
      <w:tr w:rsidR="00727A74" w14:paraId="256A9754" w14:textId="77777777" w:rsidTr="00727A74">
        <w:trPr>
          <w:trHeight w:val="285"/>
        </w:trPr>
        <w:tc>
          <w:tcPr>
            <w:tcW w:w="660" w:type="dxa"/>
            <w:tcBorders>
              <w:top w:val="nil"/>
              <w:left w:val="single" w:sz="4" w:space="0" w:color="auto"/>
              <w:bottom w:val="single" w:sz="4" w:space="0" w:color="auto"/>
              <w:right w:val="single" w:sz="4" w:space="0" w:color="auto"/>
            </w:tcBorders>
            <w:shd w:val="clear" w:color="auto" w:fill="auto"/>
            <w:noWrap/>
            <w:vAlign w:val="center"/>
          </w:tcPr>
          <w:p w14:paraId="6D798F4D" w14:textId="77777777" w:rsidR="00727A74" w:rsidRDefault="00727A74" w:rsidP="00727A74">
            <w:pPr>
              <w:widowControl/>
              <w:jc w:val="right"/>
              <w:rPr>
                <w:rFonts w:ascii="宋体" w:hAnsi="宋体" w:cs="宋体"/>
                <w:color w:val="000000"/>
                <w:kern w:val="0"/>
                <w:sz w:val="22"/>
              </w:rPr>
            </w:pPr>
            <w:r>
              <w:rPr>
                <w:rFonts w:ascii="宋体" w:hAnsi="宋体" w:cs="宋体" w:hint="eastAsia"/>
                <w:color w:val="000000"/>
                <w:kern w:val="0"/>
                <w:sz w:val="22"/>
              </w:rPr>
              <w:t>34</w:t>
            </w:r>
          </w:p>
        </w:tc>
        <w:tc>
          <w:tcPr>
            <w:tcW w:w="1720" w:type="dxa"/>
            <w:vMerge/>
            <w:tcBorders>
              <w:left w:val="single" w:sz="4" w:space="0" w:color="auto"/>
              <w:right w:val="single" w:sz="4" w:space="0" w:color="auto"/>
            </w:tcBorders>
            <w:vAlign w:val="center"/>
          </w:tcPr>
          <w:p w14:paraId="6B7B6A5E" w14:textId="77777777" w:rsidR="00727A74" w:rsidRDefault="00727A74" w:rsidP="00727A74">
            <w:pPr>
              <w:widowControl/>
              <w:jc w:val="left"/>
              <w:rPr>
                <w:rFonts w:ascii="黑体" w:eastAsia="黑体" w:hAnsi="黑体" w:cs="宋体"/>
                <w:color w:val="000000"/>
                <w:kern w:val="0"/>
                <w:sz w:val="22"/>
              </w:rPr>
            </w:pPr>
          </w:p>
        </w:tc>
        <w:tc>
          <w:tcPr>
            <w:tcW w:w="2200" w:type="dxa"/>
            <w:tcBorders>
              <w:top w:val="nil"/>
              <w:left w:val="nil"/>
              <w:bottom w:val="single" w:sz="4" w:space="0" w:color="auto"/>
              <w:right w:val="single" w:sz="4" w:space="0" w:color="auto"/>
            </w:tcBorders>
            <w:shd w:val="clear" w:color="auto" w:fill="auto"/>
            <w:noWrap/>
            <w:vAlign w:val="center"/>
          </w:tcPr>
          <w:p w14:paraId="78AC797A"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年金领取方式</w:t>
            </w:r>
          </w:p>
        </w:tc>
        <w:tc>
          <w:tcPr>
            <w:tcW w:w="822" w:type="dxa"/>
            <w:tcBorders>
              <w:top w:val="nil"/>
              <w:left w:val="nil"/>
              <w:bottom w:val="single" w:sz="4" w:space="0" w:color="auto"/>
              <w:right w:val="single" w:sz="4" w:space="0" w:color="auto"/>
            </w:tcBorders>
            <w:shd w:val="clear" w:color="auto" w:fill="auto"/>
            <w:noWrap/>
            <w:vAlign w:val="center"/>
          </w:tcPr>
          <w:p w14:paraId="0BBD3BBA"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输入</w:t>
            </w:r>
          </w:p>
        </w:tc>
        <w:tc>
          <w:tcPr>
            <w:tcW w:w="992" w:type="dxa"/>
            <w:tcBorders>
              <w:top w:val="nil"/>
              <w:left w:val="nil"/>
              <w:bottom w:val="single" w:sz="4" w:space="0" w:color="auto"/>
              <w:right w:val="single" w:sz="4" w:space="0" w:color="auto"/>
            </w:tcBorders>
            <w:shd w:val="clear" w:color="auto" w:fill="auto"/>
            <w:noWrap/>
            <w:vAlign w:val="center"/>
          </w:tcPr>
          <w:p w14:paraId="75A91287"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编码</w:t>
            </w:r>
          </w:p>
        </w:tc>
        <w:tc>
          <w:tcPr>
            <w:tcW w:w="989" w:type="dxa"/>
            <w:tcBorders>
              <w:top w:val="nil"/>
              <w:left w:val="nil"/>
              <w:bottom w:val="single" w:sz="4" w:space="0" w:color="auto"/>
              <w:right w:val="single" w:sz="4" w:space="0" w:color="auto"/>
            </w:tcBorders>
            <w:shd w:val="clear" w:color="auto" w:fill="auto"/>
            <w:noWrap/>
            <w:vAlign w:val="center"/>
          </w:tcPr>
          <w:p w14:paraId="7238BB94"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是</w:t>
            </w:r>
          </w:p>
        </w:tc>
        <w:tc>
          <w:tcPr>
            <w:tcW w:w="1437" w:type="dxa"/>
            <w:tcBorders>
              <w:top w:val="nil"/>
              <w:left w:val="single" w:sz="8" w:space="0" w:color="auto"/>
              <w:bottom w:val="single" w:sz="8" w:space="0" w:color="auto"/>
              <w:right w:val="single" w:sz="8" w:space="0" w:color="auto"/>
            </w:tcBorders>
            <w:shd w:val="clear" w:color="auto" w:fill="auto"/>
            <w:vAlign w:val="center"/>
          </w:tcPr>
          <w:p w14:paraId="05810465" w14:textId="77777777" w:rsidR="00727A74" w:rsidRDefault="00727A74" w:rsidP="00727A74">
            <w:pPr>
              <w:widowControl/>
              <w:jc w:val="center"/>
              <w:rPr>
                <w:rFonts w:ascii="宋体" w:hAnsi="宋体" w:cs="宋体"/>
                <w:color w:val="000000"/>
                <w:kern w:val="0"/>
                <w:sz w:val="22"/>
              </w:rPr>
            </w:pPr>
            <w:r>
              <w:rPr>
                <w:rFonts w:ascii="宋体" w:hAnsi="宋体" w:cs="宋体" w:hint="eastAsia"/>
                <w:color w:val="000000"/>
                <w:kern w:val="0"/>
                <w:sz w:val="22"/>
              </w:rPr>
              <w:t>按月领取</w:t>
            </w:r>
          </w:p>
        </w:tc>
        <w:tc>
          <w:tcPr>
            <w:tcW w:w="1134" w:type="dxa"/>
            <w:vMerge/>
            <w:tcBorders>
              <w:top w:val="nil"/>
              <w:left w:val="single" w:sz="4" w:space="0" w:color="auto"/>
              <w:bottom w:val="single" w:sz="4" w:space="0" w:color="auto"/>
              <w:right w:val="single" w:sz="4" w:space="0" w:color="auto"/>
            </w:tcBorders>
            <w:vAlign w:val="center"/>
          </w:tcPr>
          <w:p w14:paraId="41925242" w14:textId="77777777" w:rsidR="00727A74" w:rsidRDefault="00727A74" w:rsidP="00727A74">
            <w:pPr>
              <w:widowControl/>
              <w:jc w:val="left"/>
              <w:rPr>
                <w:rFonts w:ascii="宋体" w:hAnsi="宋体" w:cs="宋体"/>
                <w:color w:val="000000"/>
                <w:kern w:val="0"/>
                <w:sz w:val="22"/>
              </w:rPr>
            </w:pPr>
          </w:p>
        </w:tc>
      </w:tr>
      <w:tr w:rsidR="00727A74" w14:paraId="36A2570B" w14:textId="77777777" w:rsidTr="00727A74">
        <w:trPr>
          <w:trHeight w:val="285"/>
        </w:trPr>
        <w:tc>
          <w:tcPr>
            <w:tcW w:w="660" w:type="dxa"/>
            <w:tcBorders>
              <w:top w:val="nil"/>
              <w:left w:val="single" w:sz="4" w:space="0" w:color="auto"/>
              <w:bottom w:val="single" w:sz="4" w:space="0" w:color="auto"/>
              <w:right w:val="single" w:sz="4" w:space="0" w:color="auto"/>
            </w:tcBorders>
            <w:shd w:val="clear" w:color="auto" w:fill="auto"/>
            <w:noWrap/>
            <w:vAlign w:val="center"/>
          </w:tcPr>
          <w:p w14:paraId="053C33D5" w14:textId="77777777" w:rsidR="00727A74" w:rsidRDefault="00727A74" w:rsidP="00727A74">
            <w:pPr>
              <w:widowControl/>
              <w:jc w:val="right"/>
              <w:rPr>
                <w:rFonts w:ascii="宋体" w:hAnsi="宋体" w:cs="宋体"/>
                <w:color w:val="000000"/>
                <w:kern w:val="0"/>
                <w:sz w:val="22"/>
              </w:rPr>
            </w:pPr>
            <w:r>
              <w:rPr>
                <w:rFonts w:ascii="宋体" w:hAnsi="宋体" w:cs="宋体" w:hint="eastAsia"/>
                <w:color w:val="000000"/>
                <w:kern w:val="0"/>
                <w:sz w:val="22"/>
              </w:rPr>
              <w:t>35</w:t>
            </w:r>
          </w:p>
        </w:tc>
        <w:tc>
          <w:tcPr>
            <w:tcW w:w="1720" w:type="dxa"/>
            <w:vMerge/>
            <w:tcBorders>
              <w:left w:val="single" w:sz="4" w:space="0" w:color="auto"/>
              <w:right w:val="single" w:sz="4" w:space="0" w:color="auto"/>
            </w:tcBorders>
            <w:vAlign w:val="center"/>
          </w:tcPr>
          <w:p w14:paraId="719D1C56" w14:textId="77777777" w:rsidR="00727A74" w:rsidRDefault="00727A74" w:rsidP="00727A74">
            <w:pPr>
              <w:widowControl/>
              <w:jc w:val="left"/>
              <w:rPr>
                <w:rFonts w:ascii="黑体" w:eastAsia="黑体" w:hAnsi="黑体" w:cs="宋体"/>
                <w:color w:val="000000"/>
                <w:kern w:val="0"/>
                <w:sz w:val="22"/>
              </w:rPr>
            </w:pPr>
          </w:p>
        </w:tc>
        <w:tc>
          <w:tcPr>
            <w:tcW w:w="2200" w:type="dxa"/>
            <w:tcBorders>
              <w:top w:val="nil"/>
              <w:left w:val="nil"/>
              <w:bottom w:val="single" w:sz="4" w:space="0" w:color="auto"/>
              <w:right w:val="single" w:sz="4" w:space="0" w:color="auto"/>
            </w:tcBorders>
            <w:shd w:val="clear" w:color="auto" w:fill="auto"/>
            <w:noWrap/>
            <w:vAlign w:val="center"/>
          </w:tcPr>
          <w:p w14:paraId="335504A8"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中断工龄年限</w:t>
            </w:r>
          </w:p>
        </w:tc>
        <w:tc>
          <w:tcPr>
            <w:tcW w:w="822" w:type="dxa"/>
            <w:tcBorders>
              <w:top w:val="nil"/>
              <w:left w:val="nil"/>
              <w:bottom w:val="single" w:sz="4" w:space="0" w:color="auto"/>
              <w:right w:val="single" w:sz="4" w:space="0" w:color="auto"/>
            </w:tcBorders>
            <w:shd w:val="clear" w:color="auto" w:fill="auto"/>
            <w:noWrap/>
            <w:vAlign w:val="center"/>
          </w:tcPr>
          <w:p w14:paraId="5FA06CC8"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输入</w:t>
            </w:r>
          </w:p>
        </w:tc>
        <w:tc>
          <w:tcPr>
            <w:tcW w:w="992" w:type="dxa"/>
            <w:tcBorders>
              <w:top w:val="nil"/>
              <w:left w:val="nil"/>
              <w:bottom w:val="single" w:sz="4" w:space="0" w:color="auto"/>
              <w:right w:val="single" w:sz="4" w:space="0" w:color="auto"/>
            </w:tcBorders>
            <w:shd w:val="clear" w:color="auto" w:fill="auto"/>
            <w:noWrap/>
            <w:vAlign w:val="center"/>
          </w:tcPr>
          <w:p w14:paraId="287A2700"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原值</w:t>
            </w:r>
          </w:p>
        </w:tc>
        <w:tc>
          <w:tcPr>
            <w:tcW w:w="989" w:type="dxa"/>
            <w:tcBorders>
              <w:top w:val="nil"/>
              <w:left w:val="nil"/>
              <w:bottom w:val="single" w:sz="4" w:space="0" w:color="auto"/>
              <w:right w:val="single" w:sz="4" w:space="0" w:color="auto"/>
            </w:tcBorders>
            <w:shd w:val="clear" w:color="auto" w:fill="auto"/>
            <w:noWrap/>
            <w:vAlign w:val="center"/>
          </w:tcPr>
          <w:p w14:paraId="7136E584"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否</w:t>
            </w:r>
          </w:p>
        </w:tc>
        <w:tc>
          <w:tcPr>
            <w:tcW w:w="1437" w:type="dxa"/>
            <w:tcBorders>
              <w:top w:val="nil"/>
              <w:left w:val="single" w:sz="8" w:space="0" w:color="auto"/>
              <w:bottom w:val="single" w:sz="8" w:space="0" w:color="auto"/>
              <w:right w:val="single" w:sz="8" w:space="0" w:color="auto"/>
            </w:tcBorders>
            <w:shd w:val="clear" w:color="auto" w:fill="auto"/>
            <w:vAlign w:val="center"/>
          </w:tcPr>
          <w:p w14:paraId="620FF3D5" w14:textId="77777777" w:rsidR="00727A74" w:rsidRDefault="00727A74" w:rsidP="00727A74">
            <w:pPr>
              <w:widowControl/>
              <w:jc w:val="center"/>
              <w:rPr>
                <w:rFonts w:ascii="宋体" w:hAnsi="宋体" w:cs="宋体"/>
                <w:color w:val="000000"/>
                <w:kern w:val="0"/>
                <w:sz w:val="22"/>
              </w:rPr>
            </w:pPr>
            <w:r>
              <w:rPr>
                <w:rFonts w:ascii="宋体" w:hAnsi="宋体" w:cs="宋体" w:hint="eastAsia"/>
                <w:color w:val="000000"/>
                <w:kern w:val="0"/>
                <w:sz w:val="22"/>
              </w:rPr>
              <w:t>空</w:t>
            </w:r>
          </w:p>
        </w:tc>
        <w:tc>
          <w:tcPr>
            <w:tcW w:w="1134" w:type="dxa"/>
            <w:vMerge/>
            <w:tcBorders>
              <w:top w:val="nil"/>
              <w:left w:val="single" w:sz="4" w:space="0" w:color="auto"/>
              <w:bottom w:val="single" w:sz="4" w:space="0" w:color="auto"/>
              <w:right w:val="single" w:sz="4" w:space="0" w:color="auto"/>
            </w:tcBorders>
            <w:vAlign w:val="center"/>
          </w:tcPr>
          <w:p w14:paraId="190A2E63" w14:textId="77777777" w:rsidR="00727A74" w:rsidRDefault="00727A74" w:rsidP="00727A74">
            <w:pPr>
              <w:widowControl/>
              <w:jc w:val="left"/>
              <w:rPr>
                <w:rFonts w:ascii="宋体" w:hAnsi="宋体" w:cs="宋体"/>
                <w:color w:val="000000"/>
                <w:kern w:val="0"/>
                <w:sz w:val="22"/>
              </w:rPr>
            </w:pPr>
          </w:p>
        </w:tc>
      </w:tr>
      <w:tr w:rsidR="00727A74" w14:paraId="4812009B" w14:textId="77777777" w:rsidTr="00727A74">
        <w:trPr>
          <w:trHeight w:val="285"/>
        </w:trPr>
        <w:tc>
          <w:tcPr>
            <w:tcW w:w="660" w:type="dxa"/>
            <w:tcBorders>
              <w:top w:val="nil"/>
              <w:left w:val="single" w:sz="4" w:space="0" w:color="auto"/>
              <w:bottom w:val="single" w:sz="4" w:space="0" w:color="auto"/>
              <w:right w:val="single" w:sz="4" w:space="0" w:color="auto"/>
            </w:tcBorders>
            <w:shd w:val="clear" w:color="auto" w:fill="auto"/>
            <w:noWrap/>
            <w:vAlign w:val="center"/>
          </w:tcPr>
          <w:p w14:paraId="0CF21AFD" w14:textId="77777777" w:rsidR="00727A74" w:rsidRDefault="00727A74" w:rsidP="00727A74">
            <w:pPr>
              <w:widowControl/>
              <w:jc w:val="right"/>
              <w:rPr>
                <w:rFonts w:ascii="宋体" w:hAnsi="宋体" w:cs="宋体"/>
                <w:color w:val="000000"/>
                <w:kern w:val="0"/>
                <w:sz w:val="22"/>
              </w:rPr>
            </w:pPr>
            <w:r>
              <w:rPr>
                <w:rFonts w:ascii="宋体" w:hAnsi="宋体" w:cs="宋体" w:hint="eastAsia"/>
                <w:color w:val="000000"/>
                <w:kern w:val="0"/>
                <w:sz w:val="22"/>
              </w:rPr>
              <w:t>36</w:t>
            </w:r>
          </w:p>
        </w:tc>
        <w:tc>
          <w:tcPr>
            <w:tcW w:w="1720" w:type="dxa"/>
            <w:vMerge/>
            <w:tcBorders>
              <w:left w:val="single" w:sz="4" w:space="0" w:color="auto"/>
              <w:bottom w:val="single" w:sz="4" w:space="0" w:color="auto"/>
              <w:right w:val="single" w:sz="4" w:space="0" w:color="auto"/>
            </w:tcBorders>
            <w:vAlign w:val="center"/>
          </w:tcPr>
          <w:p w14:paraId="3F021528" w14:textId="77777777" w:rsidR="00727A74" w:rsidRDefault="00727A74" w:rsidP="00727A74">
            <w:pPr>
              <w:widowControl/>
              <w:jc w:val="left"/>
              <w:rPr>
                <w:rFonts w:ascii="黑体" w:eastAsia="黑体" w:hAnsi="黑体" w:cs="宋体"/>
                <w:color w:val="000000"/>
                <w:kern w:val="0"/>
                <w:sz w:val="22"/>
              </w:rPr>
            </w:pPr>
          </w:p>
        </w:tc>
        <w:tc>
          <w:tcPr>
            <w:tcW w:w="2200" w:type="dxa"/>
            <w:tcBorders>
              <w:top w:val="nil"/>
              <w:left w:val="nil"/>
              <w:bottom w:val="single" w:sz="4" w:space="0" w:color="auto"/>
              <w:right w:val="single" w:sz="4" w:space="0" w:color="auto"/>
            </w:tcBorders>
            <w:shd w:val="clear" w:color="auto" w:fill="auto"/>
            <w:noWrap/>
            <w:vAlign w:val="center"/>
          </w:tcPr>
          <w:p w14:paraId="4DF270AE"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视同缴费年限</w:t>
            </w:r>
          </w:p>
        </w:tc>
        <w:tc>
          <w:tcPr>
            <w:tcW w:w="822" w:type="dxa"/>
            <w:tcBorders>
              <w:top w:val="nil"/>
              <w:left w:val="nil"/>
              <w:bottom w:val="single" w:sz="4" w:space="0" w:color="auto"/>
              <w:right w:val="single" w:sz="4" w:space="0" w:color="auto"/>
            </w:tcBorders>
            <w:shd w:val="clear" w:color="auto" w:fill="auto"/>
            <w:noWrap/>
            <w:vAlign w:val="center"/>
          </w:tcPr>
          <w:p w14:paraId="68D9922F"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输入/输出</w:t>
            </w:r>
          </w:p>
        </w:tc>
        <w:tc>
          <w:tcPr>
            <w:tcW w:w="992" w:type="dxa"/>
            <w:tcBorders>
              <w:top w:val="nil"/>
              <w:left w:val="nil"/>
              <w:bottom w:val="single" w:sz="4" w:space="0" w:color="auto"/>
              <w:right w:val="single" w:sz="4" w:space="0" w:color="auto"/>
            </w:tcBorders>
            <w:shd w:val="clear" w:color="auto" w:fill="auto"/>
            <w:noWrap/>
            <w:vAlign w:val="center"/>
          </w:tcPr>
          <w:p w14:paraId="7DCA0025"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原值</w:t>
            </w:r>
          </w:p>
        </w:tc>
        <w:tc>
          <w:tcPr>
            <w:tcW w:w="989" w:type="dxa"/>
            <w:tcBorders>
              <w:top w:val="nil"/>
              <w:left w:val="nil"/>
              <w:bottom w:val="single" w:sz="4" w:space="0" w:color="auto"/>
              <w:right w:val="single" w:sz="4" w:space="0" w:color="auto"/>
            </w:tcBorders>
            <w:shd w:val="clear" w:color="auto" w:fill="auto"/>
            <w:noWrap/>
            <w:vAlign w:val="center"/>
          </w:tcPr>
          <w:p w14:paraId="49747AEF" w14:textId="77777777" w:rsidR="00727A74" w:rsidRDefault="00727A74" w:rsidP="00727A74">
            <w:pPr>
              <w:widowControl/>
              <w:jc w:val="left"/>
              <w:rPr>
                <w:rFonts w:ascii="宋体" w:hAnsi="宋体" w:cs="宋体"/>
                <w:color w:val="000000"/>
                <w:kern w:val="0"/>
                <w:sz w:val="22"/>
              </w:rPr>
            </w:pPr>
            <w:r>
              <w:rPr>
                <w:rFonts w:ascii="宋体" w:hAnsi="宋体" w:cs="宋体" w:hint="eastAsia"/>
                <w:color w:val="000000"/>
                <w:kern w:val="0"/>
                <w:sz w:val="22"/>
              </w:rPr>
              <w:t>否</w:t>
            </w:r>
          </w:p>
        </w:tc>
        <w:tc>
          <w:tcPr>
            <w:tcW w:w="1437" w:type="dxa"/>
            <w:tcBorders>
              <w:top w:val="nil"/>
              <w:left w:val="single" w:sz="8" w:space="0" w:color="auto"/>
              <w:bottom w:val="single" w:sz="8" w:space="0" w:color="auto"/>
              <w:right w:val="single" w:sz="8" w:space="0" w:color="auto"/>
            </w:tcBorders>
            <w:shd w:val="clear" w:color="auto" w:fill="auto"/>
            <w:vAlign w:val="center"/>
          </w:tcPr>
          <w:p w14:paraId="149D0775" w14:textId="77777777" w:rsidR="00727A74" w:rsidRDefault="00727A74" w:rsidP="00727A74">
            <w:pPr>
              <w:widowControl/>
              <w:jc w:val="center"/>
              <w:rPr>
                <w:rFonts w:ascii="宋体" w:hAnsi="宋体" w:cs="宋体"/>
                <w:color w:val="000000"/>
                <w:kern w:val="0"/>
                <w:sz w:val="22"/>
              </w:rPr>
            </w:pPr>
            <w:r>
              <w:rPr>
                <w:rFonts w:ascii="宋体" w:hAnsi="宋体" w:cs="宋体" w:hint="eastAsia"/>
                <w:color w:val="000000"/>
                <w:kern w:val="0"/>
                <w:sz w:val="22"/>
              </w:rPr>
              <w:t>空</w:t>
            </w:r>
          </w:p>
        </w:tc>
        <w:tc>
          <w:tcPr>
            <w:tcW w:w="1134" w:type="dxa"/>
            <w:vMerge/>
            <w:tcBorders>
              <w:top w:val="nil"/>
              <w:left w:val="single" w:sz="4" w:space="0" w:color="auto"/>
              <w:bottom w:val="single" w:sz="4" w:space="0" w:color="auto"/>
              <w:right w:val="single" w:sz="4" w:space="0" w:color="auto"/>
            </w:tcBorders>
            <w:vAlign w:val="center"/>
          </w:tcPr>
          <w:p w14:paraId="6733C4CE" w14:textId="77777777" w:rsidR="00727A74" w:rsidRDefault="00727A74" w:rsidP="00727A74">
            <w:pPr>
              <w:widowControl/>
              <w:jc w:val="left"/>
              <w:rPr>
                <w:rFonts w:ascii="宋体" w:hAnsi="宋体" w:cs="宋体"/>
                <w:color w:val="000000"/>
                <w:kern w:val="0"/>
                <w:sz w:val="22"/>
              </w:rPr>
            </w:pPr>
          </w:p>
        </w:tc>
      </w:tr>
    </w:tbl>
    <w:p w14:paraId="75AE181E" w14:textId="77777777" w:rsidR="00553DD4" w:rsidRDefault="00553DD4">
      <w:pPr>
        <w:snapToGrid w:val="0"/>
        <w:spacing w:line="360" w:lineRule="auto"/>
        <w:rPr>
          <w:rFonts w:ascii="宋体" w:hAnsi="宋体"/>
          <w:bCs/>
          <w:sz w:val="24"/>
          <w:szCs w:val="24"/>
        </w:rPr>
      </w:pPr>
    </w:p>
    <w:p w14:paraId="32E020A0" w14:textId="77777777" w:rsidR="00553DD4" w:rsidRDefault="00015A43">
      <w:pPr>
        <w:pStyle w:val="a5"/>
        <w:textAlignment w:val="center"/>
        <w:rPr>
          <w:rFonts w:ascii="宋体" w:eastAsia="宋体" w:hAnsi="宋体"/>
          <w:b/>
          <w:sz w:val="32"/>
          <w:szCs w:val="32"/>
        </w:rPr>
      </w:pPr>
      <w:r>
        <w:rPr>
          <w:rFonts w:ascii="宋体" w:eastAsia="宋体" w:hAnsi="宋体" w:hint="eastAsia"/>
          <w:b/>
          <w:sz w:val="32"/>
          <w:szCs w:val="32"/>
        </w:rPr>
        <w:t>四</w:t>
      </w:r>
      <w:r>
        <w:rPr>
          <w:rFonts w:ascii="宋体" w:eastAsia="宋体" w:hAnsi="宋体"/>
          <w:b/>
          <w:sz w:val="32"/>
          <w:szCs w:val="32"/>
        </w:rPr>
        <w:t>、</w:t>
      </w:r>
      <w:r>
        <w:rPr>
          <w:rFonts w:ascii="宋体" w:eastAsia="宋体" w:hAnsi="宋体" w:hint="eastAsia"/>
          <w:b/>
          <w:sz w:val="32"/>
          <w:szCs w:val="32"/>
        </w:rPr>
        <w:t>输入（出）信息项</w:t>
      </w:r>
    </w:p>
    <w:tbl>
      <w:tblPr>
        <w:tblW w:w="8000" w:type="dxa"/>
        <w:jc w:val="both"/>
        <w:tblBorders>
          <w:top w:val="single" w:sz="2"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484"/>
        <w:gridCol w:w="3485"/>
        <w:gridCol w:w="2575"/>
        <w:gridCol w:w="1456"/>
      </w:tblGrid>
      <w:tr w:rsidR="00727A74" w14:paraId="5BDC7F83" w14:textId="77777777" w:rsidTr="00727A74">
        <w:trPr>
          <w:trHeight w:val="400"/>
          <w:jc w:val="both"/>
        </w:trPr>
        <w:tc>
          <w:tcPr>
            <w:tcW w:w="484" w:type="dxa"/>
            <w:vAlign w:val="center"/>
          </w:tcPr>
          <w:p w14:paraId="5B5058FD" w14:textId="77777777" w:rsidR="00727A74" w:rsidRDefault="00727A74" w:rsidP="00727A74">
            <w:pPr>
              <w:spacing w:line="276" w:lineRule="auto"/>
              <w:jc w:val="center"/>
            </w:pPr>
            <w:r>
              <w:rPr>
                <w:rFonts w:ascii="宋体" w:hAnsi="宋体"/>
                <w:b/>
                <w:sz w:val="22"/>
              </w:rPr>
              <w:t>序号</w:t>
            </w:r>
          </w:p>
        </w:tc>
        <w:tc>
          <w:tcPr>
            <w:tcW w:w="3485" w:type="dxa"/>
            <w:vAlign w:val="center"/>
          </w:tcPr>
          <w:p w14:paraId="3472CAF6" w14:textId="77777777" w:rsidR="00727A74" w:rsidRDefault="00727A74" w:rsidP="00727A74">
            <w:pPr>
              <w:spacing w:line="276" w:lineRule="auto"/>
              <w:jc w:val="center"/>
            </w:pPr>
            <w:r>
              <w:rPr>
                <w:rFonts w:ascii="宋体" w:hAnsi="宋体"/>
                <w:b/>
                <w:sz w:val="22"/>
              </w:rPr>
              <w:t>输入信息项</w:t>
            </w:r>
          </w:p>
        </w:tc>
        <w:tc>
          <w:tcPr>
            <w:tcW w:w="2575" w:type="dxa"/>
            <w:vAlign w:val="center"/>
          </w:tcPr>
          <w:p w14:paraId="32E10C2B" w14:textId="77777777" w:rsidR="00727A74" w:rsidRDefault="00727A74" w:rsidP="00727A74">
            <w:pPr>
              <w:spacing w:line="276" w:lineRule="auto"/>
              <w:jc w:val="center"/>
            </w:pPr>
            <w:r>
              <w:rPr>
                <w:rFonts w:ascii="宋体" w:hAnsi="宋体"/>
                <w:b/>
                <w:sz w:val="22"/>
              </w:rPr>
              <w:t>输出表单项</w:t>
            </w:r>
          </w:p>
        </w:tc>
        <w:tc>
          <w:tcPr>
            <w:tcW w:w="1456" w:type="dxa"/>
            <w:vAlign w:val="center"/>
          </w:tcPr>
          <w:p w14:paraId="7E9CAE6D" w14:textId="77777777" w:rsidR="00727A74" w:rsidRDefault="00727A74" w:rsidP="00727A74">
            <w:pPr>
              <w:spacing w:line="276" w:lineRule="auto"/>
              <w:jc w:val="center"/>
            </w:pPr>
            <w:r>
              <w:rPr>
                <w:rFonts w:ascii="宋体" w:hAnsi="宋体"/>
                <w:b/>
                <w:sz w:val="22"/>
              </w:rPr>
              <w:t>表样附件</w:t>
            </w:r>
          </w:p>
        </w:tc>
      </w:tr>
      <w:tr w:rsidR="00727A74" w14:paraId="0B075815" w14:textId="77777777" w:rsidTr="00727A74">
        <w:trPr>
          <w:trHeight w:val="400"/>
          <w:jc w:val="both"/>
        </w:trPr>
        <w:tc>
          <w:tcPr>
            <w:tcW w:w="484" w:type="dxa"/>
            <w:vAlign w:val="center"/>
          </w:tcPr>
          <w:p w14:paraId="35149E6E" w14:textId="77777777" w:rsidR="00727A74" w:rsidRDefault="00727A74" w:rsidP="00727A74">
            <w:pPr>
              <w:spacing w:line="500" w:lineRule="auto"/>
              <w:jc w:val="center"/>
            </w:pPr>
            <w:r>
              <w:rPr>
                <w:rFonts w:ascii="宋体" w:hAnsi="宋体"/>
                <w:sz w:val="22"/>
              </w:rPr>
              <w:t>1</w:t>
            </w:r>
          </w:p>
        </w:tc>
        <w:tc>
          <w:tcPr>
            <w:tcW w:w="3485" w:type="dxa"/>
            <w:vAlign w:val="center"/>
          </w:tcPr>
          <w:p w14:paraId="730EB3A1" w14:textId="77777777" w:rsidR="00727A74" w:rsidRDefault="00727A74" w:rsidP="00727A74">
            <w:pPr>
              <w:snapToGrid w:val="0"/>
              <w:spacing w:line="360" w:lineRule="auto"/>
              <w:ind w:firstLineChars="177" w:firstLine="425"/>
              <w:rPr>
                <w:rFonts w:ascii="宋体" w:hAnsi="宋体"/>
                <w:bCs/>
                <w:sz w:val="24"/>
                <w:szCs w:val="24"/>
              </w:rPr>
            </w:pPr>
            <w:r>
              <w:rPr>
                <w:rFonts w:ascii="宋体" w:hAnsi="宋体" w:hint="eastAsia"/>
                <w:bCs/>
                <w:sz w:val="24"/>
                <w:szCs w:val="24"/>
              </w:rPr>
              <w:t>一、单位信息</w:t>
            </w:r>
          </w:p>
          <w:p w14:paraId="160E273E" w14:textId="77777777" w:rsidR="00727A74" w:rsidRDefault="00727A74" w:rsidP="00727A74">
            <w:pPr>
              <w:snapToGrid w:val="0"/>
              <w:spacing w:line="360" w:lineRule="auto"/>
              <w:ind w:firstLineChars="177" w:firstLine="425"/>
              <w:rPr>
                <w:rFonts w:ascii="宋体" w:hAnsi="宋体"/>
                <w:bCs/>
                <w:sz w:val="24"/>
                <w:szCs w:val="24"/>
              </w:rPr>
            </w:pPr>
            <w:r>
              <w:rPr>
                <w:rFonts w:ascii="宋体" w:hAnsi="宋体" w:hint="eastAsia"/>
                <w:bCs/>
                <w:sz w:val="24"/>
                <w:szCs w:val="24"/>
              </w:rPr>
              <w:t>1</w:t>
            </w:r>
            <w:r>
              <w:rPr>
                <w:rFonts w:ascii="宋体" w:hAnsi="宋体"/>
                <w:bCs/>
                <w:sz w:val="24"/>
                <w:szCs w:val="24"/>
              </w:rPr>
              <w:t>.</w:t>
            </w:r>
            <w:r>
              <w:rPr>
                <w:rFonts w:ascii="宋体" w:hAnsi="宋体" w:hint="eastAsia"/>
                <w:bCs/>
                <w:sz w:val="24"/>
                <w:szCs w:val="24"/>
              </w:rPr>
              <w:t>输入项信息</w:t>
            </w:r>
          </w:p>
          <w:p w14:paraId="380443D3" w14:textId="77777777" w:rsidR="00727A74" w:rsidRDefault="00727A74" w:rsidP="00727A74">
            <w:pPr>
              <w:snapToGrid w:val="0"/>
              <w:spacing w:line="360" w:lineRule="auto"/>
              <w:ind w:firstLineChars="177" w:firstLine="425"/>
              <w:rPr>
                <w:rFonts w:ascii="宋体" w:hAnsi="宋体"/>
                <w:bCs/>
                <w:sz w:val="24"/>
                <w:szCs w:val="24"/>
              </w:rPr>
            </w:pPr>
            <w:r>
              <w:rPr>
                <w:rFonts w:ascii="宋体" w:hAnsi="宋体" w:hint="eastAsia"/>
                <w:bCs/>
                <w:sz w:val="24"/>
                <w:szCs w:val="24"/>
              </w:rPr>
              <w:t>单位编号或单位名称</w:t>
            </w:r>
          </w:p>
          <w:p w14:paraId="16AAC860" w14:textId="77777777" w:rsidR="00727A74" w:rsidRDefault="00727A74" w:rsidP="00727A74">
            <w:pPr>
              <w:snapToGrid w:val="0"/>
              <w:spacing w:line="360" w:lineRule="auto"/>
              <w:ind w:firstLineChars="177" w:firstLine="425"/>
              <w:rPr>
                <w:rFonts w:ascii="宋体" w:hAnsi="宋体"/>
                <w:bCs/>
                <w:sz w:val="24"/>
                <w:szCs w:val="24"/>
              </w:rPr>
            </w:pPr>
            <w:r>
              <w:rPr>
                <w:rFonts w:ascii="宋体" w:hAnsi="宋体" w:hint="eastAsia"/>
                <w:bCs/>
                <w:sz w:val="24"/>
                <w:szCs w:val="24"/>
              </w:rPr>
              <w:t>二、人员信息</w:t>
            </w:r>
          </w:p>
          <w:p w14:paraId="30D5D2BC" w14:textId="77777777" w:rsidR="00727A74" w:rsidRDefault="00727A74" w:rsidP="00727A74">
            <w:pPr>
              <w:snapToGrid w:val="0"/>
              <w:spacing w:line="360" w:lineRule="auto"/>
              <w:ind w:firstLineChars="177" w:firstLine="425"/>
              <w:rPr>
                <w:rFonts w:ascii="宋体" w:hAnsi="宋体"/>
                <w:bCs/>
                <w:sz w:val="24"/>
                <w:szCs w:val="24"/>
              </w:rPr>
            </w:pPr>
            <w:r>
              <w:rPr>
                <w:rFonts w:ascii="宋体" w:hAnsi="宋体" w:hint="eastAsia"/>
                <w:bCs/>
                <w:sz w:val="24"/>
                <w:szCs w:val="24"/>
              </w:rPr>
              <w:t>1</w:t>
            </w:r>
            <w:r>
              <w:rPr>
                <w:rFonts w:ascii="宋体" w:hAnsi="宋体"/>
                <w:bCs/>
                <w:sz w:val="24"/>
                <w:szCs w:val="24"/>
              </w:rPr>
              <w:t>.</w:t>
            </w:r>
            <w:r>
              <w:rPr>
                <w:rFonts w:ascii="宋体" w:hAnsi="宋体" w:hint="eastAsia"/>
                <w:bCs/>
                <w:sz w:val="24"/>
                <w:szCs w:val="24"/>
              </w:rPr>
              <w:t>输入项信息</w:t>
            </w:r>
          </w:p>
          <w:p w14:paraId="16023132" w14:textId="77777777" w:rsidR="00727A74" w:rsidRDefault="00727A74" w:rsidP="00727A74">
            <w:pPr>
              <w:snapToGrid w:val="0"/>
              <w:spacing w:line="360" w:lineRule="auto"/>
              <w:ind w:firstLineChars="177" w:firstLine="425"/>
              <w:rPr>
                <w:rFonts w:ascii="宋体" w:hAnsi="宋体"/>
                <w:bCs/>
                <w:sz w:val="24"/>
                <w:szCs w:val="24"/>
              </w:rPr>
            </w:pPr>
            <w:r>
              <w:rPr>
                <w:rFonts w:ascii="宋体" w:hAnsi="宋体" w:hint="eastAsia"/>
                <w:bCs/>
                <w:sz w:val="24"/>
                <w:szCs w:val="24"/>
              </w:rPr>
              <w:t>个人编号、姓名、证件类型、证件号码、常住地址、手机号码等</w:t>
            </w:r>
          </w:p>
          <w:p w14:paraId="6D25F5CC" w14:textId="77777777" w:rsidR="00727A74" w:rsidRDefault="00727A74" w:rsidP="00727A74">
            <w:pPr>
              <w:snapToGrid w:val="0"/>
              <w:spacing w:line="360" w:lineRule="auto"/>
              <w:ind w:firstLineChars="177" w:firstLine="425"/>
              <w:rPr>
                <w:rFonts w:ascii="宋体" w:hAnsi="宋体"/>
                <w:bCs/>
                <w:sz w:val="24"/>
                <w:szCs w:val="24"/>
              </w:rPr>
            </w:pPr>
            <w:r>
              <w:rPr>
                <w:rFonts w:ascii="宋体" w:hAnsi="宋体" w:hint="eastAsia"/>
                <w:bCs/>
                <w:sz w:val="24"/>
                <w:szCs w:val="24"/>
              </w:rPr>
              <w:t>三、待遇基础信息</w:t>
            </w:r>
          </w:p>
          <w:p w14:paraId="64537A82" w14:textId="77777777" w:rsidR="00727A74" w:rsidRDefault="00727A74" w:rsidP="00727A74">
            <w:pPr>
              <w:snapToGrid w:val="0"/>
              <w:spacing w:line="360" w:lineRule="auto"/>
              <w:ind w:firstLineChars="177" w:firstLine="425"/>
              <w:rPr>
                <w:rFonts w:ascii="宋体" w:hAnsi="宋体"/>
                <w:bCs/>
                <w:sz w:val="24"/>
                <w:szCs w:val="24"/>
              </w:rPr>
            </w:pPr>
            <w:r>
              <w:rPr>
                <w:rFonts w:ascii="宋体" w:hAnsi="宋体" w:hint="eastAsia"/>
                <w:bCs/>
                <w:sz w:val="24"/>
                <w:szCs w:val="24"/>
              </w:rPr>
              <w:t>1</w:t>
            </w:r>
            <w:r>
              <w:rPr>
                <w:rFonts w:ascii="宋体" w:hAnsi="宋体"/>
                <w:bCs/>
                <w:sz w:val="24"/>
                <w:szCs w:val="24"/>
              </w:rPr>
              <w:t>.</w:t>
            </w:r>
            <w:r>
              <w:rPr>
                <w:rFonts w:ascii="宋体" w:hAnsi="宋体" w:hint="eastAsia"/>
                <w:bCs/>
                <w:sz w:val="24"/>
                <w:szCs w:val="24"/>
              </w:rPr>
              <w:t>输入项信息</w:t>
            </w:r>
          </w:p>
          <w:p w14:paraId="718FC08A" w14:textId="77777777" w:rsidR="00727A74" w:rsidRDefault="00727A74" w:rsidP="00727A74">
            <w:pPr>
              <w:snapToGrid w:val="0"/>
              <w:spacing w:line="360" w:lineRule="auto"/>
              <w:ind w:firstLineChars="177" w:firstLine="425"/>
              <w:rPr>
                <w:rFonts w:ascii="宋体" w:hAnsi="宋体"/>
                <w:bCs/>
                <w:sz w:val="24"/>
                <w:szCs w:val="24"/>
              </w:rPr>
            </w:pPr>
            <w:r>
              <w:rPr>
                <w:rFonts w:ascii="宋体" w:hAnsi="宋体" w:hint="eastAsia"/>
                <w:bCs/>
                <w:sz w:val="24"/>
                <w:szCs w:val="24"/>
              </w:rPr>
              <w:t>出生年月、参加工作年月、</w:t>
            </w:r>
            <w:r>
              <w:rPr>
                <w:rFonts w:ascii="宋体" w:hAnsi="宋体" w:hint="eastAsia"/>
                <w:bCs/>
                <w:sz w:val="24"/>
                <w:szCs w:val="24"/>
              </w:rPr>
              <w:lastRenderedPageBreak/>
              <w:t>参保年月、退休年月、调整后2014年9月职务/岗位、调整后2014年9月级别/薪级、调整后2014年9月档次、退休时职务/岗位、退休时级别/薪级、退休时档次、退休类别、中断工龄年限、视同缴费年限等</w:t>
            </w:r>
          </w:p>
          <w:p w14:paraId="32DA5CE1" w14:textId="77777777" w:rsidR="00727A74" w:rsidRDefault="00727A74" w:rsidP="00727A74">
            <w:pPr>
              <w:snapToGrid w:val="0"/>
              <w:spacing w:line="360" w:lineRule="auto"/>
              <w:ind w:firstLineChars="177" w:firstLine="425"/>
              <w:rPr>
                <w:rFonts w:ascii="宋体" w:hAnsi="宋体"/>
                <w:bCs/>
                <w:sz w:val="24"/>
                <w:szCs w:val="24"/>
              </w:rPr>
            </w:pPr>
          </w:p>
        </w:tc>
        <w:tc>
          <w:tcPr>
            <w:tcW w:w="2575" w:type="dxa"/>
            <w:vAlign w:val="center"/>
          </w:tcPr>
          <w:p w14:paraId="7E29E931" w14:textId="77777777" w:rsidR="00727A74" w:rsidRDefault="00727A74" w:rsidP="00727A74">
            <w:pPr>
              <w:spacing w:line="360" w:lineRule="auto"/>
              <w:ind w:firstLine="420"/>
              <w:rPr>
                <w:rFonts w:ascii="宋体" w:hAnsi="宋体"/>
                <w:color w:val="FF0000"/>
                <w:sz w:val="24"/>
                <w:szCs w:val="24"/>
              </w:rPr>
            </w:pPr>
            <w:r>
              <w:rPr>
                <w:rFonts w:ascii="宋体" w:hAnsi="宋体" w:hint="eastAsia"/>
                <w:sz w:val="24"/>
                <w:szCs w:val="24"/>
              </w:rPr>
              <w:lastRenderedPageBreak/>
              <w:t>《机关事业单位基本养老保险参保人员基本养老金计发表</w:t>
            </w:r>
            <w:r>
              <w:rPr>
                <w:rFonts w:ascii="宋体" w:hAnsi="宋体"/>
                <w:sz w:val="24"/>
                <w:szCs w:val="24"/>
              </w:rPr>
              <w:t>》</w:t>
            </w:r>
          </w:p>
          <w:p w14:paraId="28E40B9E" w14:textId="77777777" w:rsidR="00727A74" w:rsidRDefault="00727A74" w:rsidP="00727A74">
            <w:pPr>
              <w:spacing w:line="500" w:lineRule="auto"/>
              <w:jc w:val="center"/>
            </w:pPr>
          </w:p>
        </w:tc>
        <w:tc>
          <w:tcPr>
            <w:tcW w:w="1456" w:type="dxa"/>
            <w:vAlign w:val="center"/>
          </w:tcPr>
          <w:p w14:paraId="4F9E67F7" w14:textId="77777777" w:rsidR="00727A74" w:rsidRDefault="00727A74" w:rsidP="00727A74">
            <w:pPr>
              <w:spacing w:line="500" w:lineRule="auto"/>
              <w:jc w:val="center"/>
            </w:pPr>
          </w:p>
        </w:tc>
      </w:tr>
      <w:tr w:rsidR="00727A74" w14:paraId="5C5175CD" w14:textId="77777777" w:rsidTr="00727A74">
        <w:trPr>
          <w:trHeight w:val="400"/>
          <w:jc w:val="both"/>
        </w:trPr>
        <w:tc>
          <w:tcPr>
            <w:tcW w:w="484" w:type="dxa"/>
            <w:vAlign w:val="center"/>
          </w:tcPr>
          <w:p w14:paraId="33CADFF1" w14:textId="77777777" w:rsidR="00727A74" w:rsidRDefault="00727A74" w:rsidP="00727A74">
            <w:pPr>
              <w:spacing w:line="276" w:lineRule="auto"/>
              <w:jc w:val="center"/>
            </w:pPr>
            <w:r>
              <w:rPr>
                <w:rFonts w:ascii="宋体" w:hAnsi="宋体"/>
                <w:b/>
                <w:sz w:val="22"/>
              </w:rPr>
              <w:t>序号</w:t>
            </w:r>
          </w:p>
        </w:tc>
        <w:tc>
          <w:tcPr>
            <w:tcW w:w="3485" w:type="dxa"/>
            <w:vAlign w:val="center"/>
          </w:tcPr>
          <w:p w14:paraId="08FDF0E1" w14:textId="77777777" w:rsidR="00727A74" w:rsidRDefault="00727A74" w:rsidP="00727A74">
            <w:pPr>
              <w:spacing w:line="276" w:lineRule="auto"/>
              <w:jc w:val="center"/>
            </w:pPr>
            <w:r>
              <w:rPr>
                <w:rFonts w:ascii="宋体" w:hAnsi="宋体" w:hint="eastAsia"/>
                <w:b/>
                <w:sz w:val="22"/>
              </w:rPr>
              <w:t>输出</w:t>
            </w:r>
            <w:r>
              <w:rPr>
                <w:rFonts w:ascii="宋体" w:hAnsi="宋体"/>
                <w:b/>
                <w:sz w:val="22"/>
              </w:rPr>
              <w:t>信息项</w:t>
            </w:r>
          </w:p>
        </w:tc>
        <w:tc>
          <w:tcPr>
            <w:tcW w:w="2575" w:type="dxa"/>
            <w:vAlign w:val="center"/>
          </w:tcPr>
          <w:p w14:paraId="110E906D" w14:textId="77777777" w:rsidR="00727A74" w:rsidRDefault="00727A74" w:rsidP="00727A74">
            <w:pPr>
              <w:spacing w:line="276" w:lineRule="auto"/>
              <w:jc w:val="center"/>
            </w:pPr>
            <w:r>
              <w:rPr>
                <w:rFonts w:ascii="宋体" w:hAnsi="宋体"/>
                <w:b/>
                <w:sz w:val="22"/>
              </w:rPr>
              <w:t>输出表单项</w:t>
            </w:r>
          </w:p>
        </w:tc>
        <w:tc>
          <w:tcPr>
            <w:tcW w:w="1456" w:type="dxa"/>
            <w:vAlign w:val="center"/>
          </w:tcPr>
          <w:p w14:paraId="76C77146" w14:textId="77777777" w:rsidR="00727A74" w:rsidRDefault="00727A74" w:rsidP="00727A74">
            <w:pPr>
              <w:spacing w:line="276" w:lineRule="auto"/>
              <w:jc w:val="center"/>
            </w:pPr>
            <w:r>
              <w:rPr>
                <w:rFonts w:ascii="宋体" w:hAnsi="宋体"/>
                <w:b/>
                <w:sz w:val="22"/>
              </w:rPr>
              <w:t>表样附件</w:t>
            </w:r>
          </w:p>
        </w:tc>
      </w:tr>
      <w:tr w:rsidR="00727A74" w14:paraId="7A58745B" w14:textId="77777777" w:rsidTr="00727A74">
        <w:trPr>
          <w:trHeight w:val="400"/>
          <w:jc w:val="both"/>
        </w:trPr>
        <w:tc>
          <w:tcPr>
            <w:tcW w:w="484" w:type="dxa"/>
            <w:vAlign w:val="center"/>
          </w:tcPr>
          <w:p w14:paraId="3C211E8D" w14:textId="77777777" w:rsidR="00727A74" w:rsidRDefault="00727A74" w:rsidP="00727A74">
            <w:pPr>
              <w:spacing w:line="500" w:lineRule="auto"/>
              <w:jc w:val="center"/>
            </w:pPr>
            <w:r>
              <w:rPr>
                <w:rFonts w:ascii="宋体" w:hAnsi="宋体"/>
                <w:sz w:val="22"/>
              </w:rPr>
              <w:t>1</w:t>
            </w:r>
          </w:p>
        </w:tc>
        <w:tc>
          <w:tcPr>
            <w:tcW w:w="3485" w:type="dxa"/>
            <w:vAlign w:val="center"/>
          </w:tcPr>
          <w:p w14:paraId="5D9DE255" w14:textId="77777777" w:rsidR="00727A74" w:rsidRDefault="00727A74" w:rsidP="00727A74">
            <w:pPr>
              <w:snapToGrid w:val="0"/>
              <w:spacing w:line="360" w:lineRule="auto"/>
              <w:ind w:firstLineChars="177" w:firstLine="425"/>
              <w:rPr>
                <w:rFonts w:ascii="宋体" w:hAnsi="宋体"/>
                <w:bCs/>
                <w:sz w:val="24"/>
                <w:szCs w:val="24"/>
              </w:rPr>
            </w:pPr>
            <w:r>
              <w:rPr>
                <w:rFonts w:ascii="宋体" w:hAnsi="宋体" w:hint="eastAsia"/>
                <w:sz w:val="24"/>
                <w:szCs w:val="24"/>
              </w:rPr>
              <w:t>《机关事业单位基本养老保险参保人员基本养老金计发表</w:t>
            </w:r>
            <w:r>
              <w:rPr>
                <w:rFonts w:ascii="宋体" w:hAnsi="宋体"/>
                <w:sz w:val="24"/>
                <w:szCs w:val="24"/>
              </w:rPr>
              <w:t>》</w:t>
            </w:r>
            <w:r>
              <w:rPr>
                <w:rFonts w:ascii="宋体" w:hAnsi="宋体" w:hint="eastAsia"/>
                <w:sz w:val="24"/>
                <w:szCs w:val="24"/>
              </w:rPr>
              <w:t>表单上的所有内容</w:t>
            </w:r>
          </w:p>
        </w:tc>
        <w:tc>
          <w:tcPr>
            <w:tcW w:w="2575" w:type="dxa"/>
            <w:vAlign w:val="center"/>
          </w:tcPr>
          <w:p w14:paraId="0D00D24A" w14:textId="77777777" w:rsidR="00727A74" w:rsidRDefault="00727A74" w:rsidP="00727A74">
            <w:pPr>
              <w:spacing w:line="500" w:lineRule="auto"/>
              <w:jc w:val="center"/>
            </w:pPr>
            <w:r>
              <w:rPr>
                <w:rFonts w:ascii="宋体" w:hAnsi="宋体" w:hint="eastAsia"/>
                <w:sz w:val="24"/>
                <w:szCs w:val="24"/>
              </w:rPr>
              <w:t>《机关事业单位基本养老保险参保人员基本养老金计发表</w:t>
            </w:r>
            <w:r>
              <w:rPr>
                <w:rFonts w:ascii="宋体" w:hAnsi="宋体"/>
                <w:sz w:val="24"/>
                <w:szCs w:val="24"/>
              </w:rPr>
              <w:t>》</w:t>
            </w:r>
          </w:p>
        </w:tc>
        <w:tc>
          <w:tcPr>
            <w:tcW w:w="1456" w:type="dxa"/>
            <w:vAlign w:val="center"/>
          </w:tcPr>
          <w:p w14:paraId="73901A93" w14:textId="77777777" w:rsidR="00727A74" w:rsidRDefault="00727A74" w:rsidP="00727A74">
            <w:pPr>
              <w:spacing w:line="500" w:lineRule="auto"/>
              <w:jc w:val="center"/>
            </w:pPr>
          </w:p>
        </w:tc>
      </w:tr>
      <w:tr w:rsidR="00727A74" w14:paraId="5AE3399F" w14:textId="77777777" w:rsidTr="00727A74">
        <w:trPr>
          <w:trHeight w:val="400"/>
          <w:jc w:val="both"/>
        </w:trPr>
        <w:tc>
          <w:tcPr>
            <w:tcW w:w="484" w:type="dxa"/>
            <w:vAlign w:val="center"/>
          </w:tcPr>
          <w:p w14:paraId="2E74CA1C" w14:textId="77777777" w:rsidR="00727A74" w:rsidRDefault="00727A74" w:rsidP="00727A74">
            <w:pPr>
              <w:spacing w:line="500" w:lineRule="auto"/>
              <w:jc w:val="center"/>
              <w:rPr>
                <w:rFonts w:ascii="宋体" w:hAnsi="宋体"/>
                <w:sz w:val="22"/>
              </w:rPr>
            </w:pPr>
            <w:r>
              <w:rPr>
                <w:rFonts w:ascii="宋体" w:hAnsi="宋体" w:hint="eastAsia"/>
                <w:sz w:val="22"/>
              </w:rPr>
              <w:t>2</w:t>
            </w:r>
          </w:p>
        </w:tc>
        <w:tc>
          <w:tcPr>
            <w:tcW w:w="3485" w:type="dxa"/>
            <w:vAlign w:val="center"/>
          </w:tcPr>
          <w:p w14:paraId="517A622C" w14:textId="77777777" w:rsidR="00727A74" w:rsidRDefault="00727A74" w:rsidP="00727A74">
            <w:pPr>
              <w:snapToGrid w:val="0"/>
              <w:spacing w:line="360" w:lineRule="auto"/>
              <w:ind w:firstLineChars="177" w:firstLine="425"/>
              <w:rPr>
                <w:rFonts w:ascii="宋体" w:hAnsi="宋体"/>
                <w:sz w:val="24"/>
                <w:szCs w:val="24"/>
              </w:rPr>
            </w:pPr>
            <w:r>
              <w:rPr>
                <w:rFonts w:ascii="宋体" w:hAnsi="宋体" w:hint="eastAsia"/>
                <w:sz w:val="24"/>
                <w:szCs w:val="24"/>
              </w:rPr>
              <w:t>过渡期内退休人员，展示老办法待遇计算过程</w:t>
            </w:r>
          </w:p>
        </w:tc>
        <w:tc>
          <w:tcPr>
            <w:tcW w:w="2575" w:type="dxa"/>
            <w:vAlign w:val="center"/>
          </w:tcPr>
          <w:p w14:paraId="5F150F32" w14:textId="77777777" w:rsidR="00727A74" w:rsidRDefault="00727A74" w:rsidP="00727A74">
            <w:pPr>
              <w:spacing w:line="500" w:lineRule="auto"/>
              <w:jc w:val="center"/>
              <w:rPr>
                <w:rFonts w:ascii="宋体" w:hAnsi="宋体"/>
                <w:sz w:val="24"/>
                <w:szCs w:val="24"/>
              </w:rPr>
            </w:pPr>
            <w:r>
              <w:rPr>
                <w:rFonts w:ascii="宋体" w:hAnsi="宋体" w:hint="eastAsia"/>
                <w:sz w:val="24"/>
                <w:szCs w:val="24"/>
              </w:rPr>
              <w:t>系统界面展示计算过程，不在表单展示</w:t>
            </w:r>
          </w:p>
        </w:tc>
        <w:tc>
          <w:tcPr>
            <w:tcW w:w="1456" w:type="dxa"/>
            <w:vAlign w:val="center"/>
          </w:tcPr>
          <w:p w14:paraId="45F4C981" w14:textId="77777777" w:rsidR="00727A74" w:rsidRDefault="00727A74" w:rsidP="00727A74">
            <w:pPr>
              <w:spacing w:line="500" w:lineRule="auto"/>
              <w:jc w:val="center"/>
            </w:pPr>
          </w:p>
        </w:tc>
      </w:tr>
      <w:tr w:rsidR="00727A74" w14:paraId="0B91A842" w14:textId="77777777" w:rsidTr="00727A74">
        <w:trPr>
          <w:trHeight w:val="400"/>
          <w:jc w:val="both"/>
        </w:trPr>
        <w:tc>
          <w:tcPr>
            <w:tcW w:w="484" w:type="dxa"/>
            <w:vAlign w:val="center"/>
          </w:tcPr>
          <w:p w14:paraId="5A2667D8" w14:textId="77777777" w:rsidR="00727A74" w:rsidRDefault="00727A74" w:rsidP="00727A74">
            <w:pPr>
              <w:spacing w:line="500" w:lineRule="auto"/>
              <w:jc w:val="center"/>
              <w:rPr>
                <w:rFonts w:ascii="宋体" w:hAnsi="宋体"/>
                <w:sz w:val="22"/>
              </w:rPr>
            </w:pPr>
            <w:r>
              <w:rPr>
                <w:rFonts w:ascii="宋体" w:hAnsi="宋体" w:hint="eastAsia"/>
                <w:sz w:val="22"/>
              </w:rPr>
              <w:t>3</w:t>
            </w:r>
          </w:p>
        </w:tc>
        <w:tc>
          <w:tcPr>
            <w:tcW w:w="3485" w:type="dxa"/>
            <w:vAlign w:val="center"/>
          </w:tcPr>
          <w:p w14:paraId="0E6AB691" w14:textId="77777777" w:rsidR="00727A74" w:rsidRDefault="00727A74" w:rsidP="00727A74">
            <w:pPr>
              <w:snapToGrid w:val="0"/>
              <w:spacing w:line="360" w:lineRule="auto"/>
              <w:ind w:firstLineChars="177" w:firstLine="425"/>
              <w:rPr>
                <w:rFonts w:ascii="宋体" w:hAnsi="宋体"/>
                <w:sz w:val="24"/>
                <w:szCs w:val="24"/>
              </w:rPr>
            </w:pPr>
            <w:r>
              <w:rPr>
                <w:rFonts w:ascii="宋体" w:hAnsi="宋体" w:hint="eastAsia"/>
                <w:sz w:val="24"/>
                <w:szCs w:val="24"/>
              </w:rPr>
              <w:t>展示实际缴费指数计算过程（按年度依次展示，当年累计缴费基数、对应上年度社平、当年累计缴费月数），</w:t>
            </w:r>
            <w:commentRangeStart w:id="1"/>
            <w:r>
              <w:rPr>
                <w:rFonts w:ascii="宋体" w:hAnsi="宋体" w:hint="eastAsia"/>
                <w:color w:val="FF0000"/>
                <w:sz w:val="24"/>
                <w:szCs w:val="24"/>
              </w:rPr>
              <w:t>如果有省外转入数据，需展示本地社平计算缴费指数和异地社平计算缴费指数，并就高选择缴费指数。</w:t>
            </w:r>
            <w:commentRangeEnd w:id="1"/>
            <w:r w:rsidR="00D16153">
              <w:rPr>
                <w:rStyle w:val="a9"/>
              </w:rPr>
              <w:commentReference w:id="1"/>
            </w:r>
          </w:p>
        </w:tc>
        <w:tc>
          <w:tcPr>
            <w:tcW w:w="2575" w:type="dxa"/>
            <w:vAlign w:val="center"/>
          </w:tcPr>
          <w:p w14:paraId="2EEA9E23" w14:textId="77777777" w:rsidR="00727A74" w:rsidRDefault="00727A74" w:rsidP="00727A74">
            <w:pPr>
              <w:spacing w:line="500" w:lineRule="auto"/>
              <w:jc w:val="center"/>
              <w:rPr>
                <w:rFonts w:ascii="宋体" w:hAnsi="宋体"/>
                <w:sz w:val="24"/>
                <w:szCs w:val="24"/>
              </w:rPr>
            </w:pPr>
            <w:r>
              <w:rPr>
                <w:rFonts w:ascii="宋体" w:hAnsi="宋体" w:hint="eastAsia"/>
                <w:sz w:val="24"/>
                <w:szCs w:val="24"/>
              </w:rPr>
              <w:t>系统界面展示计算过程，不在表单展示</w:t>
            </w:r>
          </w:p>
        </w:tc>
        <w:tc>
          <w:tcPr>
            <w:tcW w:w="1456" w:type="dxa"/>
            <w:vAlign w:val="center"/>
          </w:tcPr>
          <w:p w14:paraId="79C166CC" w14:textId="77777777" w:rsidR="00727A74" w:rsidRDefault="00727A74" w:rsidP="00727A74">
            <w:pPr>
              <w:spacing w:line="500" w:lineRule="auto"/>
              <w:jc w:val="center"/>
            </w:pPr>
          </w:p>
        </w:tc>
      </w:tr>
      <w:tr w:rsidR="00727A74" w14:paraId="4C40AA85" w14:textId="77777777" w:rsidTr="00727A74">
        <w:trPr>
          <w:trHeight w:val="400"/>
          <w:jc w:val="both"/>
        </w:trPr>
        <w:tc>
          <w:tcPr>
            <w:tcW w:w="484" w:type="dxa"/>
            <w:vAlign w:val="center"/>
          </w:tcPr>
          <w:p w14:paraId="6DF0A119" w14:textId="77777777" w:rsidR="00727A74" w:rsidRDefault="00727A74" w:rsidP="00727A74">
            <w:pPr>
              <w:spacing w:line="500" w:lineRule="auto"/>
              <w:jc w:val="center"/>
              <w:rPr>
                <w:rFonts w:ascii="宋体" w:hAnsi="宋体"/>
                <w:sz w:val="22"/>
              </w:rPr>
            </w:pPr>
            <w:r>
              <w:rPr>
                <w:rFonts w:ascii="宋体" w:hAnsi="宋体" w:hint="eastAsia"/>
                <w:sz w:val="22"/>
              </w:rPr>
              <w:t>4</w:t>
            </w:r>
          </w:p>
        </w:tc>
        <w:tc>
          <w:tcPr>
            <w:tcW w:w="3485" w:type="dxa"/>
            <w:vAlign w:val="center"/>
          </w:tcPr>
          <w:p w14:paraId="436133F8" w14:textId="77777777" w:rsidR="00727A74" w:rsidRDefault="00727A74" w:rsidP="00727A74">
            <w:pPr>
              <w:snapToGrid w:val="0"/>
              <w:spacing w:line="360" w:lineRule="auto"/>
              <w:ind w:firstLineChars="177" w:firstLine="425"/>
              <w:rPr>
                <w:rFonts w:ascii="宋体" w:hAnsi="宋体"/>
                <w:sz w:val="24"/>
                <w:szCs w:val="24"/>
              </w:rPr>
            </w:pPr>
            <w:r>
              <w:rPr>
                <w:rFonts w:ascii="宋体" w:hAnsi="宋体" w:hint="eastAsia"/>
                <w:sz w:val="24"/>
                <w:szCs w:val="24"/>
              </w:rPr>
              <w:t>展示个人账户储存额计算过程。（按年度依次展示，当年累计缴费基数、当年个人缴费金额、当年年末储存额）</w:t>
            </w:r>
          </w:p>
        </w:tc>
        <w:tc>
          <w:tcPr>
            <w:tcW w:w="2575" w:type="dxa"/>
            <w:vAlign w:val="center"/>
          </w:tcPr>
          <w:p w14:paraId="03137C8D" w14:textId="77777777" w:rsidR="00727A74" w:rsidRDefault="00727A74" w:rsidP="00727A74">
            <w:pPr>
              <w:spacing w:line="500" w:lineRule="auto"/>
              <w:jc w:val="center"/>
              <w:rPr>
                <w:rFonts w:ascii="宋体" w:hAnsi="宋体"/>
                <w:sz w:val="24"/>
                <w:szCs w:val="24"/>
              </w:rPr>
            </w:pPr>
            <w:r>
              <w:rPr>
                <w:rFonts w:ascii="宋体" w:hAnsi="宋体" w:hint="eastAsia"/>
                <w:sz w:val="24"/>
                <w:szCs w:val="24"/>
              </w:rPr>
              <w:t>系统界面展示计算过程，不在表单展示</w:t>
            </w:r>
          </w:p>
        </w:tc>
        <w:tc>
          <w:tcPr>
            <w:tcW w:w="1456" w:type="dxa"/>
            <w:vAlign w:val="center"/>
          </w:tcPr>
          <w:p w14:paraId="1D9DDD54" w14:textId="77777777" w:rsidR="00727A74" w:rsidRDefault="00727A74" w:rsidP="00727A74">
            <w:pPr>
              <w:spacing w:line="500" w:lineRule="auto"/>
              <w:jc w:val="center"/>
            </w:pPr>
          </w:p>
        </w:tc>
      </w:tr>
      <w:tr w:rsidR="00727A74" w14:paraId="080AE910" w14:textId="77777777" w:rsidTr="00727A74">
        <w:trPr>
          <w:trHeight w:val="400"/>
          <w:jc w:val="both"/>
        </w:trPr>
        <w:tc>
          <w:tcPr>
            <w:tcW w:w="484" w:type="dxa"/>
            <w:vAlign w:val="center"/>
          </w:tcPr>
          <w:p w14:paraId="67DA9A56" w14:textId="77777777" w:rsidR="00727A74" w:rsidRDefault="00727A74" w:rsidP="00727A74">
            <w:pPr>
              <w:spacing w:line="500" w:lineRule="auto"/>
              <w:jc w:val="center"/>
              <w:rPr>
                <w:rFonts w:ascii="宋体" w:hAnsi="宋体"/>
                <w:sz w:val="22"/>
              </w:rPr>
            </w:pPr>
            <w:r>
              <w:rPr>
                <w:rFonts w:ascii="宋体" w:hAnsi="宋体" w:hint="eastAsia"/>
                <w:sz w:val="22"/>
              </w:rPr>
              <w:t>5</w:t>
            </w:r>
          </w:p>
        </w:tc>
        <w:tc>
          <w:tcPr>
            <w:tcW w:w="3485" w:type="dxa"/>
            <w:vAlign w:val="center"/>
          </w:tcPr>
          <w:p w14:paraId="485FD645" w14:textId="77777777" w:rsidR="00727A74" w:rsidRDefault="00727A74" w:rsidP="00727A74">
            <w:pPr>
              <w:snapToGrid w:val="0"/>
              <w:spacing w:line="360" w:lineRule="auto"/>
              <w:ind w:firstLineChars="177" w:firstLine="425"/>
              <w:rPr>
                <w:rFonts w:ascii="宋体" w:hAnsi="宋体"/>
                <w:sz w:val="24"/>
                <w:szCs w:val="24"/>
              </w:rPr>
            </w:pPr>
            <w:r>
              <w:rPr>
                <w:rFonts w:ascii="宋体" w:hAnsi="宋体" w:hint="eastAsia"/>
                <w:sz w:val="24"/>
                <w:szCs w:val="24"/>
              </w:rPr>
              <w:t>退休时间年度早于当前结算期年度，如有涉及调资的，展示</w:t>
            </w:r>
            <w:r>
              <w:rPr>
                <w:rFonts w:ascii="宋体" w:hAnsi="宋体" w:hint="eastAsia"/>
                <w:sz w:val="24"/>
                <w:szCs w:val="24"/>
              </w:rPr>
              <w:lastRenderedPageBreak/>
              <w:t>调资计算</w:t>
            </w:r>
          </w:p>
        </w:tc>
        <w:tc>
          <w:tcPr>
            <w:tcW w:w="2575" w:type="dxa"/>
            <w:vAlign w:val="center"/>
          </w:tcPr>
          <w:p w14:paraId="1FABE6AA" w14:textId="77777777" w:rsidR="00727A74" w:rsidRDefault="00727A74" w:rsidP="00727A74">
            <w:pPr>
              <w:spacing w:line="500" w:lineRule="auto"/>
              <w:jc w:val="center"/>
              <w:rPr>
                <w:rFonts w:ascii="宋体" w:hAnsi="宋体"/>
                <w:sz w:val="24"/>
                <w:szCs w:val="24"/>
              </w:rPr>
            </w:pPr>
            <w:r>
              <w:rPr>
                <w:rFonts w:ascii="宋体" w:hAnsi="宋体" w:hint="eastAsia"/>
                <w:sz w:val="24"/>
                <w:szCs w:val="24"/>
              </w:rPr>
              <w:lastRenderedPageBreak/>
              <w:t>系统界面展示计算过</w:t>
            </w:r>
            <w:r>
              <w:rPr>
                <w:rFonts w:ascii="宋体" w:hAnsi="宋体" w:hint="eastAsia"/>
                <w:sz w:val="24"/>
                <w:szCs w:val="24"/>
              </w:rPr>
              <w:lastRenderedPageBreak/>
              <w:t>程，不在表单展示</w:t>
            </w:r>
          </w:p>
        </w:tc>
        <w:tc>
          <w:tcPr>
            <w:tcW w:w="1456" w:type="dxa"/>
            <w:vAlign w:val="center"/>
          </w:tcPr>
          <w:p w14:paraId="20BCDA2E" w14:textId="77777777" w:rsidR="00727A74" w:rsidRDefault="00727A74" w:rsidP="00727A74">
            <w:pPr>
              <w:spacing w:line="500" w:lineRule="auto"/>
              <w:jc w:val="center"/>
            </w:pPr>
          </w:p>
        </w:tc>
      </w:tr>
      <w:tr w:rsidR="00727A74" w14:paraId="5D0810E5" w14:textId="77777777" w:rsidTr="00727A74">
        <w:trPr>
          <w:trHeight w:val="400"/>
          <w:jc w:val="both"/>
        </w:trPr>
        <w:tc>
          <w:tcPr>
            <w:tcW w:w="484" w:type="dxa"/>
            <w:vAlign w:val="center"/>
          </w:tcPr>
          <w:p w14:paraId="259BAFD4" w14:textId="77777777" w:rsidR="00727A74" w:rsidRDefault="00727A74" w:rsidP="00727A74">
            <w:pPr>
              <w:spacing w:line="500" w:lineRule="auto"/>
              <w:jc w:val="center"/>
              <w:rPr>
                <w:rFonts w:ascii="宋体" w:hAnsi="宋体"/>
                <w:sz w:val="22"/>
              </w:rPr>
            </w:pPr>
            <w:r>
              <w:rPr>
                <w:rFonts w:ascii="宋体" w:hAnsi="宋体" w:hint="eastAsia"/>
                <w:sz w:val="22"/>
              </w:rPr>
              <w:t>6</w:t>
            </w:r>
          </w:p>
        </w:tc>
        <w:tc>
          <w:tcPr>
            <w:tcW w:w="3485" w:type="dxa"/>
            <w:vAlign w:val="center"/>
          </w:tcPr>
          <w:p w14:paraId="60B52783" w14:textId="77777777" w:rsidR="00727A74" w:rsidRDefault="00727A74" w:rsidP="00727A74">
            <w:pPr>
              <w:snapToGrid w:val="0"/>
              <w:spacing w:line="360" w:lineRule="auto"/>
              <w:ind w:firstLineChars="177" w:firstLine="425"/>
              <w:rPr>
                <w:rFonts w:ascii="宋体" w:hAnsi="宋体"/>
                <w:sz w:val="24"/>
                <w:szCs w:val="24"/>
              </w:rPr>
            </w:pPr>
            <w:r>
              <w:rPr>
                <w:rFonts w:ascii="宋体" w:hAnsi="宋体" w:hint="eastAsia"/>
                <w:sz w:val="24"/>
                <w:szCs w:val="24"/>
              </w:rPr>
              <w:t>展示新老办法比对计算过程（含限高计算过程）</w:t>
            </w:r>
          </w:p>
        </w:tc>
        <w:tc>
          <w:tcPr>
            <w:tcW w:w="2575" w:type="dxa"/>
            <w:vAlign w:val="center"/>
          </w:tcPr>
          <w:p w14:paraId="20B9C214" w14:textId="77777777" w:rsidR="00727A74" w:rsidRDefault="00727A74" w:rsidP="00727A74">
            <w:pPr>
              <w:spacing w:line="500" w:lineRule="auto"/>
              <w:jc w:val="center"/>
              <w:rPr>
                <w:rFonts w:ascii="宋体" w:hAnsi="宋体"/>
                <w:sz w:val="24"/>
                <w:szCs w:val="24"/>
              </w:rPr>
            </w:pPr>
            <w:r>
              <w:rPr>
                <w:rFonts w:ascii="宋体" w:hAnsi="宋体" w:hint="eastAsia"/>
                <w:sz w:val="24"/>
                <w:szCs w:val="24"/>
              </w:rPr>
              <w:t>系统界面展示计算过程，不在表单展示</w:t>
            </w:r>
          </w:p>
        </w:tc>
        <w:tc>
          <w:tcPr>
            <w:tcW w:w="1456" w:type="dxa"/>
            <w:vAlign w:val="center"/>
          </w:tcPr>
          <w:p w14:paraId="11574BEA" w14:textId="77777777" w:rsidR="00727A74" w:rsidRDefault="00727A74" w:rsidP="00727A74">
            <w:pPr>
              <w:spacing w:line="500" w:lineRule="auto"/>
              <w:jc w:val="center"/>
            </w:pPr>
          </w:p>
        </w:tc>
      </w:tr>
      <w:tr w:rsidR="00727A74" w14:paraId="5A21E6EC" w14:textId="77777777" w:rsidTr="00727A74">
        <w:trPr>
          <w:trHeight w:val="400"/>
          <w:jc w:val="both"/>
        </w:trPr>
        <w:tc>
          <w:tcPr>
            <w:tcW w:w="484" w:type="dxa"/>
            <w:vAlign w:val="center"/>
          </w:tcPr>
          <w:p w14:paraId="197D0692" w14:textId="77777777" w:rsidR="00727A74" w:rsidRDefault="00727A74" w:rsidP="00727A74">
            <w:pPr>
              <w:spacing w:line="500" w:lineRule="auto"/>
              <w:jc w:val="center"/>
              <w:rPr>
                <w:rFonts w:ascii="宋体" w:hAnsi="宋体"/>
                <w:color w:val="FF0000"/>
                <w:sz w:val="22"/>
              </w:rPr>
            </w:pPr>
            <w:r>
              <w:rPr>
                <w:rFonts w:ascii="宋体" w:hAnsi="宋体" w:hint="eastAsia"/>
                <w:color w:val="FF0000"/>
                <w:sz w:val="22"/>
              </w:rPr>
              <w:t>7</w:t>
            </w:r>
          </w:p>
        </w:tc>
        <w:tc>
          <w:tcPr>
            <w:tcW w:w="3485" w:type="dxa"/>
            <w:vAlign w:val="center"/>
          </w:tcPr>
          <w:p w14:paraId="6C71DFA9" w14:textId="77777777" w:rsidR="00727A74" w:rsidRDefault="00727A74" w:rsidP="00727A74">
            <w:pPr>
              <w:snapToGrid w:val="0"/>
              <w:spacing w:line="360" w:lineRule="auto"/>
              <w:ind w:firstLineChars="177" w:firstLine="425"/>
              <w:rPr>
                <w:rFonts w:ascii="宋体" w:hAnsi="宋体"/>
                <w:color w:val="FF0000"/>
                <w:sz w:val="24"/>
                <w:szCs w:val="24"/>
              </w:rPr>
            </w:pPr>
            <w:r>
              <w:rPr>
                <w:rFonts w:ascii="宋体" w:hAnsi="宋体" w:hint="eastAsia"/>
                <w:color w:val="FF0000"/>
                <w:sz w:val="24"/>
                <w:szCs w:val="24"/>
              </w:rPr>
              <w:t>参加工作时间-退休时，扣除视同缴费区间和中断工龄区间以外的未交保费区间，（中断工龄区间如有涉及2014年10月起的区间，有未交费的可体现在表单上）</w:t>
            </w:r>
          </w:p>
        </w:tc>
        <w:tc>
          <w:tcPr>
            <w:tcW w:w="2575" w:type="dxa"/>
            <w:vAlign w:val="center"/>
          </w:tcPr>
          <w:p w14:paraId="679E4151" w14:textId="77777777" w:rsidR="00727A74" w:rsidRDefault="00727A74" w:rsidP="00727A74">
            <w:pPr>
              <w:spacing w:line="500" w:lineRule="auto"/>
              <w:jc w:val="center"/>
              <w:rPr>
                <w:rFonts w:ascii="宋体" w:hAnsi="宋体"/>
                <w:color w:val="FF0000"/>
                <w:sz w:val="24"/>
                <w:szCs w:val="24"/>
              </w:rPr>
            </w:pPr>
            <w:r>
              <w:rPr>
                <w:rFonts w:ascii="宋体" w:hAnsi="宋体" w:hint="eastAsia"/>
                <w:bCs/>
                <w:color w:val="FF0000"/>
                <w:sz w:val="24"/>
                <w:szCs w:val="24"/>
              </w:rPr>
              <w:t>未缴费情况告知表</w:t>
            </w:r>
          </w:p>
        </w:tc>
        <w:tc>
          <w:tcPr>
            <w:tcW w:w="1456" w:type="dxa"/>
            <w:vAlign w:val="center"/>
          </w:tcPr>
          <w:p w14:paraId="3D3CA20F" w14:textId="77777777" w:rsidR="00727A74" w:rsidRDefault="00727A74" w:rsidP="00727A74">
            <w:pPr>
              <w:spacing w:line="500" w:lineRule="auto"/>
              <w:jc w:val="center"/>
              <w:rPr>
                <w:color w:val="FF0000"/>
              </w:rPr>
            </w:pPr>
          </w:p>
        </w:tc>
      </w:tr>
    </w:tbl>
    <w:p w14:paraId="61A4E4E4" w14:textId="77777777" w:rsidR="00727A74" w:rsidRDefault="00727A74" w:rsidP="00727A74"/>
    <w:p w14:paraId="0DEDF405" w14:textId="77777777" w:rsidR="00553DD4" w:rsidRDefault="00015A43">
      <w:pPr>
        <w:pStyle w:val="a5"/>
        <w:textAlignment w:val="center"/>
        <w:rPr>
          <w:rFonts w:ascii="宋体" w:eastAsia="宋体" w:hAnsi="宋体"/>
          <w:b/>
          <w:sz w:val="32"/>
          <w:szCs w:val="32"/>
        </w:rPr>
      </w:pPr>
      <w:r>
        <w:rPr>
          <w:rFonts w:ascii="宋体" w:eastAsia="宋体" w:hAnsi="宋体" w:hint="eastAsia"/>
          <w:b/>
          <w:sz w:val="32"/>
          <w:szCs w:val="32"/>
        </w:rPr>
        <w:t>五</w:t>
      </w:r>
      <w:r>
        <w:rPr>
          <w:rFonts w:ascii="宋体" w:eastAsia="宋体" w:hAnsi="宋体"/>
          <w:b/>
          <w:sz w:val="32"/>
          <w:szCs w:val="32"/>
        </w:rPr>
        <w:t>、</w:t>
      </w:r>
      <w:r>
        <w:rPr>
          <w:rFonts w:ascii="宋体" w:eastAsia="宋体" w:hAnsi="宋体" w:hint="eastAsia"/>
          <w:b/>
          <w:sz w:val="32"/>
          <w:szCs w:val="32"/>
        </w:rPr>
        <w:t>业务校验规则</w:t>
      </w:r>
    </w:p>
    <w:p w14:paraId="7CB71A96" w14:textId="77777777" w:rsidR="00553DD4" w:rsidRDefault="00015A43">
      <w:pPr>
        <w:snapToGrid w:val="0"/>
        <w:spacing w:line="360" w:lineRule="auto"/>
        <w:ind w:firstLineChars="177" w:firstLine="426"/>
        <w:rPr>
          <w:rFonts w:ascii="宋体" w:hAnsi="宋体"/>
          <w:b/>
          <w:sz w:val="24"/>
          <w:szCs w:val="24"/>
        </w:rPr>
      </w:pPr>
      <w:r>
        <w:rPr>
          <w:rFonts w:ascii="宋体" w:hAnsi="宋体" w:hint="eastAsia"/>
          <w:b/>
          <w:sz w:val="24"/>
          <w:szCs w:val="24"/>
        </w:rPr>
        <w:t>1、业务逻辑校验说明</w:t>
      </w:r>
    </w:p>
    <w:p w14:paraId="1783E43B" w14:textId="77777777" w:rsidR="00727A74" w:rsidRDefault="00727A74" w:rsidP="00727A74">
      <w:pPr>
        <w:snapToGrid w:val="0"/>
        <w:spacing w:line="360" w:lineRule="auto"/>
        <w:ind w:firstLineChars="177" w:firstLine="425"/>
        <w:rPr>
          <w:rFonts w:ascii="宋体" w:hAnsi="宋体"/>
          <w:bCs/>
          <w:sz w:val="24"/>
          <w:szCs w:val="24"/>
        </w:rPr>
      </w:pPr>
      <w:r>
        <w:rPr>
          <w:rFonts w:ascii="宋体" w:hAnsi="宋体" w:hint="eastAsia"/>
          <w:bCs/>
          <w:sz w:val="24"/>
          <w:szCs w:val="24"/>
        </w:rPr>
        <w:t>a.点击计算时，自动计算实际缴费月数（含补缴月数）＋视同缴费月数≥180个月（</w:t>
      </w:r>
      <w:r>
        <w:rPr>
          <w:rFonts w:ascii="宋体" w:hAnsi="宋体" w:hint="eastAsia"/>
          <w:bCs/>
          <w:color w:val="FF0000"/>
          <w:sz w:val="24"/>
          <w:szCs w:val="24"/>
        </w:rPr>
        <w:t>文件规定的最低缴费年限，如有新规定，按新规定执行</w:t>
      </w:r>
      <w:r>
        <w:rPr>
          <w:rFonts w:ascii="宋体" w:hAnsi="宋体" w:hint="eastAsia"/>
          <w:bCs/>
          <w:sz w:val="24"/>
          <w:szCs w:val="24"/>
        </w:rPr>
        <w:t>），方可允许计算待遇；否则作出提醒“累计缴费年限不足15年”并阻断；</w:t>
      </w:r>
    </w:p>
    <w:p w14:paraId="39D7691A" w14:textId="77777777" w:rsidR="00727A74" w:rsidRDefault="00727A74" w:rsidP="00727A74">
      <w:pPr>
        <w:snapToGrid w:val="0"/>
        <w:spacing w:line="360" w:lineRule="auto"/>
        <w:ind w:firstLineChars="177" w:firstLine="425"/>
        <w:rPr>
          <w:rFonts w:ascii="宋体" w:hAnsi="宋体"/>
          <w:bCs/>
          <w:sz w:val="24"/>
          <w:szCs w:val="24"/>
        </w:rPr>
      </w:pPr>
      <w:r>
        <w:rPr>
          <w:rFonts w:ascii="宋体" w:hAnsi="宋体" w:hint="eastAsia"/>
          <w:bCs/>
          <w:sz w:val="24"/>
          <w:szCs w:val="24"/>
        </w:rPr>
        <w:t>b.过渡期内退休的人员，调整后2014年9月职务/岗位与退休时职务/岗位一致；如不一致，作出提醒仍允许继续操作；</w:t>
      </w:r>
    </w:p>
    <w:p w14:paraId="17E7D0BB" w14:textId="77777777" w:rsidR="00727A74" w:rsidRDefault="00727A74" w:rsidP="00727A74">
      <w:pPr>
        <w:snapToGrid w:val="0"/>
        <w:spacing w:line="360" w:lineRule="auto"/>
        <w:ind w:firstLineChars="177" w:firstLine="425"/>
        <w:rPr>
          <w:rFonts w:ascii="宋体" w:hAnsi="宋体"/>
          <w:bCs/>
          <w:sz w:val="24"/>
          <w:szCs w:val="24"/>
        </w:rPr>
      </w:pPr>
      <w:r>
        <w:rPr>
          <w:rFonts w:ascii="宋体" w:hAnsi="宋体" w:hint="eastAsia"/>
          <w:bCs/>
          <w:sz w:val="24"/>
          <w:szCs w:val="24"/>
        </w:rPr>
        <w:t>c.视同缴费起始时间早于参加工作时间或视同缴费截止时间晚于2014年9月作出提醒并阻断；视同缴费年月与工龄中断年月有交叉重叠作出提醒并阻断；</w:t>
      </w:r>
    </w:p>
    <w:p w14:paraId="333F57F2" w14:textId="77777777" w:rsidR="00727A74" w:rsidRDefault="00727A74" w:rsidP="00727A74">
      <w:pPr>
        <w:snapToGrid w:val="0"/>
        <w:spacing w:line="360" w:lineRule="auto"/>
        <w:ind w:firstLineChars="177" w:firstLine="425"/>
        <w:rPr>
          <w:rFonts w:ascii="宋体" w:hAnsi="宋体"/>
          <w:bCs/>
          <w:sz w:val="24"/>
          <w:szCs w:val="24"/>
        </w:rPr>
      </w:pPr>
      <w:r>
        <w:rPr>
          <w:rFonts w:ascii="宋体" w:hAnsi="宋体" w:hint="eastAsia"/>
          <w:bCs/>
          <w:sz w:val="24"/>
          <w:szCs w:val="24"/>
        </w:rPr>
        <w:t>d.待遇开始年月必须晚于退休年月，否则作出提醒并阻断；</w:t>
      </w:r>
    </w:p>
    <w:p w14:paraId="201DB9BB" w14:textId="77777777" w:rsidR="00727A74" w:rsidRDefault="00727A74" w:rsidP="00727A74">
      <w:pPr>
        <w:snapToGrid w:val="0"/>
        <w:spacing w:line="360" w:lineRule="auto"/>
        <w:ind w:firstLineChars="177" w:firstLine="425"/>
        <w:rPr>
          <w:rFonts w:ascii="宋体" w:hAnsi="宋体"/>
          <w:bCs/>
          <w:sz w:val="24"/>
          <w:szCs w:val="24"/>
        </w:rPr>
      </w:pPr>
      <w:r>
        <w:rPr>
          <w:rFonts w:ascii="宋体" w:hAnsi="宋体" w:hint="eastAsia"/>
          <w:bCs/>
          <w:sz w:val="24"/>
          <w:szCs w:val="24"/>
        </w:rPr>
        <w:t>e.养老缴费数据:</w:t>
      </w:r>
      <w:commentRangeStart w:id="2"/>
      <w:r>
        <w:rPr>
          <w:rFonts w:ascii="宋体" w:hAnsi="宋体" w:hint="eastAsia"/>
          <w:bCs/>
          <w:sz w:val="24"/>
          <w:szCs w:val="24"/>
        </w:rPr>
        <w:t>入伍时间</w:t>
      </w:r>
      <w:commentRangeEnd w:id="2"/>
      <w:r w:rsidR="00D16153">
        <w:rPr>
          <w:rStyle w:val="a9"/>
        </w:rPr>
        <w:commentReference w:id="2"/>
      </w:r>
      <w:r>
        <w:rPr>
          <w:rFonts w:ascii="宋体" w:hAnsi="宋体" w:hint="eastAsia"/>
          <w:bCs/>
          <w:sz w:val="24"/>
          <w:szCs w:val="24"/>
        </w:rPr>
        <w:t>至退休时间，对人员缴费情况，扣除视同缴费年限，工龄中断年月后的缴费区间，进行校验，提示未缴费区间（</w:t>
      </w:r>
      <w:r>
        <w:rPr>
          <w:rFonts w:ascii="宋体" w:hAnsi="宋体" w:hint="eastAsia"/>
          <w:bCs/>
          <w:color w:val="FF0000"/>
          <w:sz w:val="24"/>
          <w:szCs w:val="24"/>
        </w:rPr>
        <w:t>可生成未缴费情况告知表单</w:t>
      </w:r>
      <w:r>
        <w:rPr>
          <w:rFonts w:ascii="宋体" w:hAnsi="宋体" w:hint="eastAsia"/>
          <w:bCs/>
          <w:sz w:val="24"/>
          <w:szCs w:val="24"/>
        </w:rPr>
        <w:t>），对于过渡期内退休人员，可选择执行按老办法或者新老办法比对 进行待遇计算。，对于过渡期后退休人员，作出提醒并可继续执行待遇计算。</w:t>
      </w:r>
    </w:p>
    <w:p w14:paraId="2F6AF41B" w14:textId="77777777" w:rsidR="00727A74" w:rsidRDefault="00727A74" w:rsidP="00727A74">
      <w:pPr>
        <w:snapToGrid w:val="0"/>
        <w:spacing w:line="360" w:lineRule="auto"/>
        <w:ind w:firstLineChars="177" w:firstLine="425"/>
        <w:rPr>
          <w:rFonts w:ascii="宋体" w:hAnsi="宋体"/>
          <w:bCs/>
          <w:sz w:val="24"/>
          <w:szCs w:val="24"/>
        </w:rPr>
      </w:pPr>
      <w:r>
        <w:rPr>
          <w:rFonts w:ascii="宋体" w:hAnsi="宋体" w:hint="eastAsia"/>
          <w:bCs/>
          <w:sz w:val="24"/>
          <w:szCs w:val="24"/>
        </w:rPr>
        <w:t>f.职业年金数据：过度期内退休人员，2014年10月起的职业年金有未缴费、未记实、未归集状态，作出提醒并可选择是否老办法计算。过渡期后退休人员，</w:t>
      </w:r>
      <w:r>
        <w:rPr>
          <w:rFonts w:ascii="宋体" w:hAnsi="宋体" w:hint="eastAsia"/>
          <w:bCs/>
          <w:sz w:val="24"/>
          <w:szCs w:val="24"/>
        </w:rPr>
        <w:lastRenderedPageBreak/>
        <w:t>职业年金有未缴费、未记实、未归集状态，作出提醒并可继续操作。</w:t>
      </w:r>
    </w:p>
    <w:p w14:paraId="352379FD" w14:textId="77777777" w:rsidR="00727A74" w:rsidRDefault="00727A74" w:rsidP="00727A74">
      <w:pPr>
        <w:snapToGrid w:val="0"/>
        <w:spacing w:line="360" w:lineRule="auto"/>
        <w:ind w:firstLineChars="177" w:firstLine="425"/>
        <w:rPr>
          <w:rFonts w:ascii="宋体" w:hAnsi="宋体"/>
          <w:bCs/>
          <w:sz w:val="24"/>
          <w:szCs w:val="24"/>
        </w:rPr>
      </w:pPr>
      <w:r>
        <w:rPr>
          <w:rFonts w:ascii="宋体" w:hAnsi="宋体" w:hint="eastAsia"/>
          <w:bCs/>
          <w:sz w:val="24"/>
          <w:szCs w:val="24"/>
        </w:rPr>
        <w:t>g.待遇核定只允许经办一次，在未生成待遇支付计划（或生成后已回退）且无基于待遇核定进行的后续操作业务或基于待遇核定进行的后续操作业务均已回退的情况下，允许回退已审批的业务。在已生成待遇支付计划或有基于待遇核定进行的后续操作业务的情况下，不允许回退待遇核定，作出提醒并阻断；</w:t>
      </w:r>
    </w:p>
    <w:p w14:paraId="2D0BB202" w14:textId="77777777" w:rsidR="00727A74" w:rsidRDefault="00727A74" w:rsidP="00727A74">
      <w:pPr>
        <w:snapToGrid w:val="0"/>
        <w:spacing w:line="360" w:lineRule="auto"/>
        <w:ind w:firstLineChars="177" w:firstLine="425"/>
        <w:rPr>
          <w:rFonts w:ascii="宋体" w:hAnsi="宋体"/>
          <w:bCs/>
          <w:sz w:val="24"/>
          <w:szCs w:val="24"/>
        </w:rPr>
      </w:pPr>
      <w:r>
        <w:rPr>
          <w:rFonts w:ascii="宋体" w:hAnsi="宋体" w:hint="eastAsia"/>
          <w:bCs/>
          <w:sz w:val="24"/>
          <w:szCs w:val="24"/>
        </w:rPr>
        <w:t>h.退休类别：</w:t>
      </w:r>
    </w:p>
    <w:p w14:paraId="34B8BB10" w14:textId="77777777" w:rsidR="00727A74" w:rsidRDefault="00727A74" w:rsidP="00727A74">
      <w:pPr>
        <w:snapToGrid w:val="0"/>
        <w:spacing w:line="360" w:lineRule="auto"/>
        <w:ind w:firstLineChars="177" w:firstLine="425"/>
        <w:rPr>
          <w:rFonts w:ascii="宋体" w:hAnsi="宋体"/>
          <w:bCs/>
          <w:sz w:val="24"/>
          <w:szCs w:val="24"/>
        </w:rPr>
      </w:pPr>
      <w:r>
        <w:rPr>
          <w:rFonts w:ascii="宋体" w:hAnsi="宋体" w:hint="eastAsia"/>
          <w:bCs/>
          <w:sz w:val="24"/>
          <w:szCs w:val="24"/>
        </w:rPr>
        <w:t>①正常退休，男性退休年龄必须满60周岁，女干部必须满55周岁，女职工必须满50周岁，否则提示出生年月有误并阻断；</w:t>
      </w:r>
    </w:p>
    <w:p w14:paraId="2DED2177" w14:textId="77777777" w:rsidR="00727A74" w:rsidRDefault="00727A74" w:rsidP="00727A74">
      <w:pPr>
        <w:snapToGrid w:val="0"/>
        <w:spacing w:line="360" w:lineRule="auto"/>
        <w:ind w:firstLineChars="177" w:firstLine="425"/>
        <w:rPr>
          <w:rFonts w:ascii="宋体" w:hAnsi="宋体"/>
          <w:bCs/>
          <w:sz w:val="24"/>
          <w:szCs w:val="24"/>
        </w:rPr>
      </w:pPr>
      <w:r>
        <w:rPr>
          <w:rFonts w:ascii="宋体" w:hAnsi="宋体" w:hint="eastAsia"/>
          <w:bCs/>
          <w:sz w:val="24"/>
          <w:szCs w:val="24"/>
        </w:rPr>
        <w:t>②提前退休，仅限公务员（含参公），工作年限满30周年或工作年限满20周年，距离退休不足5年，否则提示工作年限不符合提前退休条件并阻断；</w:t>
      </w:r>
    </w:p>
    <w:p w14:paraId="7D29A519" w14:textId="77777777" w:rsidR="00727A74" w:rsidRDefault="00727A74" w:rsidP="00727A74">
      <w:pPr>
        <w:snapToGrid w:val="0"/>
        <w:spacing w:line="360" w:lineRule="auto"/>
        <w:ind w:firstLineChars="177" w:firstLine="425"/>
        <w:rPr>
          <w:rFonts w:ascii="宋体" w:hAnsi="宋体"/>
          <w:bCs/>
          <w:sz w:val="24"/>
          <w:szCs w:val="24"/>
        </w:rPr>
      </w:pPr>
      <w:r>
        <w:rPr>
          <w:rFonts w:ascii="宋体" w:hAnsi="宋体" w:hint="eastAsia"/>
          <w:bCs/>
          <w:sz w:val="24"/>
          <w:szCs w:val="24"/>
        </w:rPr>
        <w:t>③特殊工种提前退休，男性退休年龄必须满55周岁，女职工必须满45周岁，否则提示出生年月有误并阻断。</w:t>
      </w:r>
    </w:p>
    <w:p w14:paraId="41AFAC3D" w14:textId="77777777" w:rsidR="00727A74" w:rsidRDefault="00727A74" w:rsidP="00727A74">
      <w:pPr>
        <w:snapToGrid w:val="0"/>
        <w:spacing w:line="360" w:lineRule="auto"/>
        <w:ind w:firstLineChars="177" w:firstLine="425"/>
        <w:rPr>
          <w:rFonts w:ascii="宋体" w:hAnsi="宋体"/>
          <w:bCs/>
          <w:sz w:val="24"/>
          <w:szCs w:val="24"/>
        </w:rPr>
      </w:pPr>
      <w:r>
        <w:rPr>
          <w:rFonts w:ascii="宋体" w:hAnsi="宋体" w:hint="eastAsia"/>
          <w:bCs/>
          <w:sz w:val="24"/>
          <w:szCs w:val="24"/>
        </w:rPr>
        <w:t>④因病退休，男性退休年龄必须满55周岁，女干部必须满50周岁，女职工必须满45周岁，否则提示出生年月有误并阻断。</w:t>
      </w:r>
    </w:p>
    <w:p w14:paraId="22B45B1E" w14:textId="51BDC027" w:rsidR="00BA6063" w:rsidRDefault="00BA6063" w:rsidP="00727A74">
      <w:pPr>
        <w:snapToGrid w:val="0"/>
        <w:spacing w:line="360" w:lineRule="auto"/>
        <w:ind w:firstLineChars="177" w:firstLine="566"/>
        <w:rPr>
          <w:rFonts w:ascii="黑体" w:eastAsia="黑体" w:hAnsi="Times New Roman" w:cs="黑体"/>
          <w:color w:val="000000"/>
          <w:kern w:val="0"/>
          <w:sz w:val="32"/>
          <w:szCs w:val="32"/>
          <w:lang w:val="zh-CN"/>
        </w:rPr>
      </w:pPr>
      <w:commentRangeStart w:id="3"/>
      <w:r w:rsidRPr="00BA6063">
        <w:rPr>
          <w:rFonts w:ascii="黑体" w:eastAsia="黑体" w:hAnsi="Times New Roman" w:cs="黑体"/>
          <w:color w:val="000000"/>
          <w:kern w:val="0"/>
          <w:sz w:val="32"/>
          <w:szCs w:val="32"/>
          <w:lang w:val="zh-CN"/>
        </w:rPr>
        <w:t>16.银行账号不唯一，不能进行保存！</w:t>
      </w:r>
      <w:commentRangeEnd w:id="3"/>
      <w:r>
        <w:rPr>
          <w:rStyle w:val="a9"/>
        </w:rPr>
        <w:commentReference w:id="3"/>
      </w:r>
    </w:p>
    <w:p w14:paraId="408C9C9F" w14:textId="30C169B9" w:rsidR="00307E9E" w:rsidRPr="00307E9E" w:rsidRDefault="00307E9E" w:rsidP="00727A74">
      <w:pPr>
        <w:snapToGrid w:val="0"/>
        <w:spacing w:line="360" w:lineRule="auto"/>
        <w:ind w:firstLineChars="177" w:firstLine="566"/>
        <w:rPr>
          <w:rFonts w:ascii="宋体" w:hAnsi="宋体"/>
          <w:bCs/>
          <w:sz w:val="32"/>
          <w:szCs w:val="32"/>
          <w:rPrChange w:id="4" w:author="石栋" w:date="2024-04-16T09:56:00Z">
            <w:rPr>
              <w:rFonts w:ascii="宋体" w:hAnsi="宋体"/>
              <w:bCs/>
              <w:sz w:val="24"/>
              <w:szCs w:val="24"/>
            </w:rPr>
          </w:rPrChange>
        </w:rPr>
      </w:pPr>
      <w:commentRangeStart w:id="5"/>
      <w:ins w:id="6" w:author="石栋" w:date="2024-04-16T09:56:00Z">
        <w:r w:rsidRPr="00307E9E">
          <w:rPr>
            <w:rFonts w:ascii="黑体" w:eastAsia="黑体" w:hAnsi="Times New Roman" w:cs="黑体" w:hint="eastAsia"/>
            <w:color w:val="000000"/>
            <w:kern w:val="0"/>
            <w:sz w:val="32"/>
            <w:szCs w:val="32"/>
            <w:lang w:val="zh-CN"/>
            <w:rPrChange w:id="7" w:author="石栋" w:date="2024-04-16T09:56:00Z">
              <w:rPr>
                <w:rFonts w:ascii="黑体" w:eastAsia="黑体" w:hAnsi="Times New Roman" w:cs="黑体" w:hint="eastAsia"/>
                <w:color w:val="000000"/>
                <w:kern w:val="0"/>
                <w:sz w:val="16"/>
                <w:szCs w:val="16"/>
                <w:lang w:val="zh-CN"/>
              </w:rPr>
            </w:rPrChange>
          </w:rPr>
          <w:t>该人员身份证下有多个年金账户未合并，个人编号：</w:t>
        </w:r>
        <w:r w:rsidRPr="00307E9E">
          <w:rPr>
            <w:rFonts w:ascii="Calibri" w:eastAsia="黑体" w:hAnsi="Calibri" w:cs="Calibri"/>
            <w:color w:val="000000"/>
            <w:kern w:val="0"/>
            <w:sz w:val="32"/>
            <w:szCs w:val="32"/>
            <w:lang w:val="zh-CN"/>
            <w:rPrChange w:id="8" w:author="石栋" w:date="2024-04-16T09:56:00Z">
              <w:rPr>
                <w:rFonts w:ascii="Calibri" w:eastAsia="黑体" w:hAnsi="Calibri" w:cs="Calibri"/>
                <w:color w:val="000000"/>
                <w:kern w:val="0"/>
                <w:sz w:val="16"/>
                <w:szCs w:val="16"/>
                <w:lang w:val="zh-CN"/>
              </w:rPr>
            </w:rPrChange>
          </w:rPr>
          <w:t>"+</w:t>
        </w:r>
        <w:r w:rsidRPr="00307E9E">
          <w:rPr>
            <w:rFonts w:ascii="Calibri" w:eastAsia="黑体" w:hAnsi="Calibri" w:cs="Calibri"/>
            <w:color w:val="000000"/>
            <w:kern w:val="0"/>
            <w:sz w:val="32"/>
            <w:szCs w:val="32"/>
            <w:rPrChange w:id="9" w:author="石栋" w:date="2024-04-16T09:56:00Z">
              <w:rPr>
                <w:rFonts w:ascii="Calibri" w:eastAsia="黑体" w:hAnsi="Calibri" w:cs="Calibri"/>
                <w:color w:val="000000"/>
                <w:kern w:val="0"/>
                <w:sz w:val="16"/>
                <w:szCs w:val="16"/>
              </w:rPr>
            </w:rPrChange>
          </w:rPr>
          <w:t>message</w:t>
        </w:r>
      </w:ins>
      <w:ins w:id="10" w:author="石栋" w:date="2024-04-16T09:57:00Z">
        <w:r>
          <w:rPr>
            <w:rFonts w:ascii="Calibri" w:eastAsia="黑体" w:hAnsi="Calibri" w:cs="Calibri"/>
            <w:color w:val="000000"/>
            <w:kern w:val="0"/>
            <w:sz w:val="32"/>
            <w:szCs w:val="32"/>
          </w:rPr>
          <w:t>（</w:t>
        </w:r>
      </w:ins>
      <w:ins w:id="11" w:author="石栋" w:date="2024-04-16T09:58:00Z">
        <w:r>
          <w:rPr>
            <w:rFonts w:ascii="Calibri" w:eastAsia="黑体" w:hAnsi="Calibri" w:cs="Calibri" w:hint="eastAsia"/>
            <w:color w:val="000000"/>
            <w:kern w:val="0"/>
            <w:sz w:val="32"/>
            <w:szCs w:val="32"/>
          </w:rPr>
          <w:t>kqy</w:t>
        </w:r>
      </w:ins>
      <w:ins w:id="12" w:author="石栋" w:date="2024-04-16T09:57:00Z">
        <w:r>
          <w:rPr>
            <w:rFonts w:ascii="Calibri" w:eastAsia="黑体" w:hAnsi="Calibri" w:cs="Calibri"/>
            <w:color w:val="000000"/>
            <w:kern w:val="0"/>
            <w:sz w:val="32"/>
            <w:szCs w:val="32"/>
          </w:rPr>
          <w:t>新增校验）</w:t>
        </w:r>
      </w:ins>
      <w:commentRangeEnd w:id="5"/>
      <w:ins w:id="13" w:author="石栋" w:date="2024-04-16T09:58:00Z">
        <w:r>
          <w:rPr>
            <w:rStyle w:val="a9"/>
          </w:rPr>
          <w:commentReference w:id="5"/>
        </w:r>
      </w:ins>
    </w:p>
    <w:p w14:paraId="0B6F7941" w14:textId="77777777" w:rsidR="00553DD4" w:rsidRDefault="00015A43">
      <w:pPr>
        <w:snapToGrid w:val="0"/>
        <w:spacing w:line="360" w:lineRule="auto"/>
        <w:ind w:firstLineChars="177" w:firstLine="426"/>
        <w:rPr>
          <w:rFonts w:ascii="宋体" w:hAnsi="宋体"/>
          <w:b/>
          <w:sz w:val="24"/>
          <w:szCs w:val="24"/>
        </w:rPr>
      </w:pPr>
      <w:r>
        <w:rPr>
          <w:rFonts w:ascii="宋体" w:hAnsi="宋体" w:hint="eastAsia"/>
          <w:b/>
          <w:sz w:val="24"/>
          <w:szCs w:val="24"/>
        </w:rPr>
        <w:t>2、业务协同校验说明</w:t>
      </w:r>
    </w:p>
    <w:p w14:paraId="4E8B64F7" w14:textId="77777777" w:rsidR="00A94D46" w:rsidRDefault="00A94D46" w:rsidP="00A94D46">
      <w:pPr>
        <w:snapToGrid w:val="0"/>
        <w:spacing w:line="360" w:lineRule="auto"/>
        <w:ind w:firstLineChars="177" w:firstLine="425"/>
        <w:rPr>
          <w:rFonts w:ascii="宋体" w:hAnsi="宋体"/>
          <w:bCs/>
          <w:sz w:val="24"/>
          <w:szCs w:val="24"/>
        </w:rPr>
      </w:pPr>
      <w:r>
        <w:rPr>
          <w:rFonts w:ascii="宋体" w:hAnsi="宋体" w:hint="eastAsia"/>
          <w:bCs/>
          <w:sz w:val="24"/>
          <w:szCs w:val="24"/>
        </w:rPr>
        <w:t>a.与企业保、城居保比对，是否已存在待遇信息，企业保、城居保是否存在缴费数据（企业保或城居保已转出的状态的不比对）；提醒后仍可继续操作。</w:t>
      </w:r>
    </w:p>
    <w:p w14:paraId="54AD33F7" w14:textId="77777777" w:rsidR="00A94D46" w:rsidRDefault="00A94D46" w:rsidP="00A94D46">
      <w:pPr>
        <w:snapToGrid w:val="0"/>
        <w:spacing w:line="360" w:lineRule="auto"/>
        <w:ind w:firstLineChars="177" w:firstLine="425"/>
        <w:rPr>
          <w:rFonts w:ascii="宋体" w:hAnsi="宋体"/>
          <w:bCs/>
          <w:sz w:val="24"/>
          <w:szCs w:val="24"/>
        </w:rPr>
      </w:pPr>
      <w:r>
        <w:rPr>
          <w:rFonts w:ascii="宋体" w:hAnsi="宋体" w:hint="eastAsia"/>
          <w:bCs/>
          <w:sz w:val="24"/>
          <w:szCs w:val="24"/>
        </w:rPr>
        <w:t>b.与公安系统数据比对，校验姓名、证件号码信息；提醒后仍可继续操作。</w:t>
      </w:r>
    </w:p>
    <w:p w14:paraId="13AF7B93" w14:textId="77777777" w:rsidR="00A94D46" w:rsidRDefault="00A94D46" w:rsidP="00A94D46">
      <w:pPr>
        <w:snapToGrid w:val="0"/>
        <w:spacing w:line="360" w:lineRule="auto"/>
        <w:ind w:firstLineChars="177" w:firstLine="425"/>
        <w:rPr>
          <w:rFonts w:ascii="宋体" w:hAnsi="宋体"/>
          <w:bCs/>
          <w:sz w:val="24"/>
          <w:szCs w:val="24"/>
        </w:rPr>
      </w:pPr>
      <w:r>
        <w:rPr>
          <w:rFonts w:ascii="宋体" w:hAnsi="宋体" w:hint="eastAsia"/>
          <w:bCs/>
          <w:sz w:val="24"/>
          <w:szCs w:val="24"/>
        </w:rPr>
        <w:t>c.与司法系统数据比对，是否存在服刑信息；提醒后仍可继续操作。</w:t>
      </w:r>
    </w:p>
    <w:p w14:paraId="4E247F02" w14:textId="77777777" w:rsidR="00A94D46" w:rsidRDefault="00A94D46" w:rsidP="00A94D46">
      <w:pPr>
        <w:spacing w:line="360" w:lineRule="auto"/>
        <w:ind w:firstLineChars="200" w:firstLine="480"/>
        <w:rPr>
          <w:rFonts w:ascii="宋体" w:hAnsi="宋体"/>
          <w:bCs/>
          <w:sz w:val="24"/>
          <w:szCs w:val="24"/>
        </w:rPr>
      </w:pPr>
      <w:r>
        <w:rPr>
          <w:rFonts w:ascii="宋体" w:hAnsi="宋体" w:hint="eastAsia"/>
          <w:bCs/>
          <w:sz w:val="24"/>
          <w:szCs w:val="24"/>
        </w:rPr>
        <w:t>d.提取福建省机关事业单位人事管理平台，人员类别、调整后2014年9月职务/岗位、调整后2014年9月级别/薪级、调整后2014年9月档次、退休时职务/岗位、退休时级别/薪级、退休时档次、老办法计发比例、</w:t>
      </w:r>
      <w:r>
        <w:rPr>
          <w:rFonts w:ascii="宋体" w:hAnsi="宋体" w:hint="eastAsia"/>
          <w:bCs/>
          <w:color w:val="FF0000"/>
          <w:sz w:val="24"/>
          <w:szCs w:val="24"/>
        </w:rPr>
        <w:t>特殊人员（公安、教师、护士等）2014.9警衔等级及教护龄等信息</w:t>
      </w:r>
      <w:r>
        <w:rPr>
          <w:rFonts w:ascii="宋体" w:hAnsi="宋体" w:hint="eastAsia"/>
          <w:bCs/>
          <w:sz w:val="24"/>
          <w:szCs w:val="24"/>
        </w:rPr>
        <w:t>、待遇开始时间等数据；厦门市不提取上述数据，直接提取老办法待遇。</w:t>
      </w:r>
    </w:p>
    <w:p w14:paraId="692949F0" w14:textId="77777777" w:rsidR="00A94D46" w:rsidRDefault="00A94D46" w:rsidP="00A94D46">
      <w:pPr>
        <w:snapToGrid w:val="0"/>
        <w:spacing w:line="360" w:lineRule="auto"/>
        <w:ind w:firstLineChars="177" w:firstLine="425"/>
        <w:rPr>
          <w:rFonts w:ascii="宋体" w:hAnsi="宋体"/>
          <w:bCs/>
          <w:sz w:val="24"/>
          <w:szCs w:val="24"/>
        </w:rPr>
      </w:pPr>
      <w:r>
        <w:rPr>
          <w:rFonts w:ascii="宋体" w:hAnsi="宋体" w:hint="eastAsia"/>
          <w:bCs/>
          <w:sz w:val="24"/>
          <w:szCs w:val="24"/>
        </w:rPr>
        <w:t>e.默认根据身份证号码（社会保障号码）自动调取社会保障卡数据库该人</w:t>
      </w:r>
      <w:r>
        <w:rPr>
          <w:rFonts w:ascii="宋体" w:hAnsi="宋体" w:hint="eastAsia"/>
          <w:bCs/>
          <w:sz w:val="24"/>
          <w:szCs w:val="24"/>
        </w:rPr>
        <w:lastRenderedPageBreak/>
        <w:t>员的账户信息，无账户信息的才允许手工录入社会保障卡账户信息；</w:t>
      </w:r>
    </w:p>
    <w:p w14:paraId="700670B3" w14:textId="77777777" w:rsidR="00553DD4" w:rsidRDefault="00015A43">
      <w:pPr>
        <w:snapToGrid w:val="0"/>
        <w:spacing w:line="360" w:lineRule="auto"/>
        <w:ind w:firstLineChars="177" w:firstLine="426"/>
        <w:rPr>
          <w:rFonts w:ascii="宋体" w:hAnsi="宋体"/>
          <w:b/>
          <w:sz w:val="24"/>
          <w:szCs w:val="24"/>
        </w:rPr>
      </w:pPr>
      <w:r>
        <w:rPr>
          <w:rFonts w:ascii="宋体" w:hAnsi="宋体" w:hint="eastAsia"/>
          <w:b/>
          <w:sz w:val="24"/>
          <w:szCs w:val="24"/>
        </w:rPr>
        <w:t>3、指标项算法规则说明</w:t>
      </w:r>
    </w:p>
    <w:p w14:paraId="421E6E2D" w14:textId="77777777" w:rsidR="00410062" w:rsidDel="00D16153" w:rsidRDefault="00D16153">
      <w:pPr>
        <w:spacing w:line="360" w:lineRule="auto"/>
        <w:rPr>
          <w:del w:id="14" w:author="石栋" w:date="2024-04-16T09:42:00Z"/>
          <w:rFonts w:ascii="仿宋" w:eastAsia="仿宋" w:hAnsi="仿宋"/>
          <w:bCs/>
          <w:i/>
          <w:iCs/>
          <w:color w:val="FF0000"/>
          <w:sz w:val="24"/>
          <w:szCs w:val="24"/>
        </w:rPr>
        <w:pPrChange w:id="15" w:author="石栋" w:date="2024-04-16T09:42:00Z">
          <w:pPr>
            <w:spacing w:line="360" w:lineRule="auto"/>
            <w:ind w:firstLineChars="200" w:firstLine="480"/>
          </w:pPr>
        </w:pPrChange>
      </w:pPr>
      <w:commentRangeStart w:id="16"/>
      <w:r>
        <w:rPr>
          <w:rFonts w:ascii="仿宋" w:eastAsia="仿宋" w:hAnsi="仿宋"/>
          <w:bCs/>
          <w:i/>
          <w:iCs/>
          <w:color w:val="FF0000"/>
          <w:sz w:val="24"/>
          <w:szCs w:val="24"/>
        </w:rPr>
        <w:t>计息</w:t>
      </w:r>
      <w:ins w:id="17" w:author="石栋" w:date="2024-04-16T09:42:00Z">
        <w:r>
          <w:rPr>
            <w:rFonts w:ascii="仿宋" w:eastAsia="仿宋" w:hAnsi="仿宋"/>
            <w:bCs/>
            <w:i/>
            <w:iCs/>
            <w:color w:val="FF0000"/>
            <w:sz w:val="24"/>
            <w:szCs w:val="24"/>
          </w:rPr>
          <w:t>算法少了</w:t>
        </w:r>
      </w:ins>
      <w:commentRangeEnd w:id="16"/>
      <w:ins w:id="18" w:author="石栋" w:date="2024-04-16T09:58:00Z">
        <w:r w:rsidR="00307E9E">
          <w:rPr>
            <w:rStyle w:val="a9"/>
          </w:rPr>
          <w:commentReference w:id="16"/>
        </w:r>
      </w:ins>
    </w:p>
    <w:p w14:paraId="24758499" w14:textId="77777777" w:rsidR="00A94D46" w:rsidRDefault="00A94D46" w:rsidP="00A94D46">
      <w:pPr>
        <w:spacing w:line="360" w:lineRule="auto"/>
        <w:jc w:val="center"/>
        <w:rPr>
          <w:rFonts w:ascii="宋体" w:hAnsi="宋体"/>
          <w:b/>
          <w:szCs w:val="28"/>
        </w:rPr>
      </w:pPr>
      <w:r>
        <w:rPr>
          <w:rFonts w:ascii="宋体" w:hAnsi="宋体" w:hint="eastAsia"/>
          <w:b/>
          <w:szCs w:val="28"/>
        </w:rPr>
        <w:t>一、老办法待遇</w:t>
      </w:r>
    </w:p>
    <w:p w14:paraId="4B6CA9AA" w14:textId="77777777" w:rsidR="00A94D46" w:rsidRDefault="00A94D46" w:rsidP="00A94D46">
      <w:pPr>
        <w:spacing w:line="360" w:lineRule="auto"/>
        <w:rPr>
          <w:rFonts w:ascii="宋体" w:hAnsi="宋体"/>
          <w:bCs/>
          <w:sz w:val="24"/>
          <w:szCs w:val="24"/>
        </w:rPr>
      </w:pPr>
      <w:r>
        <w:rPr>
          <w:rFonts w:ascii="宋体" w:hAnsi="宋体" w:hint="eastAsia"/>
          <w:bCs/>
          <w:sz w:val="24"/>
          <w:szCs w:val="24"/>
        </w:rPr>
        <w:t>老办法待遇：(2014年10月1日至2024年9月30日退休人员，需计算老办法）</w:t>
      </w:r>
    </w:p>
    <w:p w14:paraId="22B5AE8F" w14:textId="77777777" w:rsidR="00A94D46" w:rsidRDefault="00A94D46" w:rsidP="00A94D46">
      <w:pPr>
        <w:spacing w:line="360" w:lineRule="auto"/>
        <w:rPr>
          <w:rFonts w:ascii="宋体" w:hAnsi="宋体"/>
          <w:bCs/>
          <w:color w:val="FF0000"/>
          <w:sz w:val="24"/>
          <w:szCs w:val="24"/>
        </w:rPr>
      </w:pPr>
      <w:r>
        <w:rPr>
          <w:rFonts w:ascii="宋体" w:hAnsi="宋体" w:hint="eastAsia"/>
          <w:bCs/>
          <w:color w:val="FF0000"/>
          <w:sz w:val="24"/>
          <w:szCs w:val="24"/>
        </w:rPr>
        <w:t>注：</w:t>
      </w:r>
      <w:commentRangeStart w:id="19"/>
      <w:r>
        <w:rPr>
          <w:rFonts w:ascii="宋体" w:hAnsi="宋体" w:hint="eastAsia"/>
          <w:bCs/>
          <w:color w:val="FF0000"/>
          <w:sz w:val="24"/>
          <w:szCs w:val="24"/>
        </w:rPr>
        <w:t>厦门老办法待遇不计算，直接从机关事业单位人事信息系统取值。</w:t>
      </w:r>
      <w:commentRangeEnd w:id="19"/>
      <w:r w:rsidR="00D16153">
        <w:rPr>
          <w:rStyle w:val="a9"/>
        </w:rPr>
        <w:commentReference w:id="19"/>
      </w:r>
    </w:p>
    <w:p w14:paraId="2EF66896" w14:textId="77777777" w:rsidR="00A94D46" w:rsidRDefault="00A94D46" w:rsidP="00A94D46">
      <w:pPr>
        <w:spacing w:line="360" w:lineRule="auto"/>
        <w:rPr>
          <w:rFonts w:ascii="宋体" w:hAnsi="宋体"/>
          <w:bCs/>
          <w:sz w:val="24"/>
          <w:szCs w:val="24"/>
        </w:rPr>
      </w:pPr>
      <w:r>
        <w:rPr>
          <w:rFonts w:ascii="宋体" w:hAnsi="宋体" w:hint="eastAsia"/>
          <w:bCs/>
          <w:sz w:val="24"/>
          <w:szCs w:val="24"/>
        </w:rPr>
        <w:t>老办法待遇月计发标准＝</w:t>
      </w:r>
      <w:r>
        <w:rPr>
          <w:rFonts w:ascii="宋体" w:hAnsi="宋体" w:hint="eastAsia"/>
          <w:bCs/>
          <w:noProof/>
          <w:sz w:val="24"/>
          <w:szCs w:val="24"/>
        </w:rPr>
        <w:drawing>
          <wp:inline distT="0" distB="0" distL="0" distR="0" wp14:anchorId="7378E31E" wp14:editId="7FADEDEE">
            <wp:extent cx="2705100" cy="447675"/>
            <wp:effectExtent l="0" t="0" r="0" b="9525"/>
            <wp:docPr id="9" name="图片 9" descr="14452180352920243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445218035292024305.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705100" cy="447675"/>
                    </a:xfrm>
                    <a:prstGeom prst="rect">
                      <a:avLst/>
                    </a:prstGeom>
                    <a:noFill/>
                    <a:ln>
                      <a:noFill/>
                    </a:ln>
                  </pic:spPr>
                </pic:pic>
              </a:graphicData>
            </a:graphic>
          </wp:inline>
        </w:drawing>
      </w:r>
    </w:p>
    <w:p w14:paraId="3E1704A8" w14:textId="77777777" w:rsidR="00A94D46" w:rsidRDefault="00A94D46" w:rsidP="00A94D46">
      <w:pPr>
        <w:spacing w:line="360" w:lineRule="auto"/>
        <w:rPr>
          <w:rFonts w:ascii="宋体" w:hAnsi="宋体"/>
          <w:bCs/>
          <w:sz w:val="24"/>
          <w:szCs w:val="24"/>
        </w:rPr>
      </w:pPr>
      <w:r>
        <w:rPr>
          <w:rFonts w:ascii="宋体" w:hAnsi="宋体" w:hint="eastAsia"/>
          <w:bCs/>
          <w:sz w:val="24"/>
          <w:szCs w:val="24"/>
        </w:rPr>
        <w:t>其中：</w:t>
      </w:r>
    </w:p>
    <w:p w14:paraId="141A636C" w14:textId="77777777" w:rsidR="00A94D46" w:rsidRDefault="00A94D46" w:rsidP="00A94D46">
      <w:pPr>
        <w:spacing w:line="360" w:lineRule="auto"/>
        <w:rPr>
          <w:rFonts w:ascii="宋体" w:hAnsi="宋体"/>
          <w:bCs/>
          <w:sz w:val="24"/>
          <w:szCs w:val="24"/>
        </w:rPr>
      </w:pPr>
      <w:r>
        <w:rPr>
          <w:rFonts w:ascii="宋体" w:hAnsi="宋体" w:hint="eastAsia"/>
          <w:bCs/>
          <w:sz w:val="24"/>
          <w:szCs w:val="24"/>
        </w:rPr>
        <w:t>A为2014年9月工作人员本人的基本工资标准（根据不同人员类别，基本工资组成项目不同）；</w:t>
      </w:r>
    </w:p>
    <w:tbl>
      <w:tblPr>
        <w:tblStyle w:val="a6"/>
        <w:tblW w:w="0" w:type="auto"/>
        <w:tblLook w:val="04A0" w:firstRow="1" w:lastRow="0" w:firstColumn="1" w:lastColumn="0" w:noHBand="0" w:noVBand="1"/>
      </w:tblPr>
      <w:tblGrid>
        <w:gridCol w:w="5146"/>
        <w:gridCol w:w="1698"/>
        <w:gridCol w:w="1452"/>
      </w:tblGrid>
      <w:tr w:rsidR="00A94D46" w14:paraId="1C2ECA7E" w14:textId="77777777" w:rsidTr="00297D66">
        <w:tc>
          <w:tcPr>
            <w:tcW w:w="5296" w:type="dxa"/>
            <w:vAlign w:val="center"/>
          </w:tcPr>
          <w:p w14:paraId="5364D729"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人员类别</w:t>
            </w:r>
          </w:p>
        </w:tc>
        <w:tc>
          <w:tcPr>
            <w:tcW w:w="3226" w:type="dxa"/>
            <w:gridSpan w:val="2"/>
            <w:vAlign w:val="center"/>
          </w:tcPr>
          <w:p w14:paraId="5E9F312F"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基本工资</w:t>
            </w:r>
          </w:p>
        </w:tc>
      </w:tr>
      <w:tr w:rsidR="00A94D46" w14:paraId="0C5CA5C5" w14:textId="77777777" w:rsidTr="00297D66">
        <w:tc>
          <w:tcPr>
            <w:tcW w:w="5296" w:type="dxa"/>
            <w:vAlign w:val="center"/>
          </w:tcPr>
          <w:p w14:paraId="4A1B0543"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公务员（参公人员）</w:t>
            </w:r>
          </w:p>
        </w:tc>
        <w:tc>
          <w:tcPr>
            <w:tcW w:w="1740" w:type="dxa"/>
            <w:vAlign w:val="center"/>
          </w:tcPr>
          <w:p w14:paraId="09A5ABBE"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职务工资</w:t>
            </w:r>
          </w:p>
        </w:tc>
        <w:tc>
          <w:tcPr>
            <w:tcW w:w="1486" w:type="dxa"/>
            <w:vAlign w:val="center"/>
          </w:tcPr>
          <w:p w14:paraId="33BA47AE"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级别工资</w:t>
            </w:r>
          </w:p>
        </w:tc>
      </w:tr>
      <w:tr w:rsidR="00A94D46" w14:paraId="74E68646" w14:textId="77777777" w:rsidTr="00297D66">
        <w:tc>
          <w:tcPr>
            <w:tcW w:w="5296" w:type="dxa"/>
            <w:vAlign w:val="center"/>
          </w:tcPr>
          <w:p w14:paraId="59503BF3"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事业单位工作人员（管理人员/专技人员/工人）</w:t>
            </w:r>
          </w:p>
        </w:tc>
        <w:tc>
          <w:tcPr>
            <w:tcW w:w="1740" w:type="dxa"/>
            <w:vAlign w:val="center"/>
          </w:tcPr>
          <w:p w14:paraId="7618BAC2"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岗位工资</w:t>
            </w:r>
          </w:p>
        </w:tc>
        <w:tc>
          <w:tcPr>
            <w:tcW w:w="1486" w:type="dxa"/>
            <w:vAlign w:val="center"/>
          </w:tcPr>
          <w:p w14:paraId="2DC18A61"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薪级工资</w:t>
            </w:r>
          </w:p>
        </w:tc>
      </w:tr>
      <w:tr w:rsidR="00A94D46" w14:paraId="232C49B7" w14:textId="77777777" w:rsidTr="00297D66">
        <w:tc>
          <w:tcPr>
            <w:tcW w:w="5296" w:type="dxa"/>
          </w:tcPr>
          <w:p w14:paraId="4ABA1FDE"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机关技术工人</w:t>
            </w:r>
          </w:p>
        </w:tc>
        <w:tc>
          <w:tcPr>
            <w:tcW w:w="1740" w:type="dxa"/>
          </w:tcPr>
          <w:p w14:paraId="61656BFA"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技术等级工资</w:t>
            </w:r>
          </w:p>
        </w:tc>
        <w:tc>
          <w:tcPr>
            <w:tcW w:w="1486" w:type="dxa"/>
          </w:tcPr>
          <w:p w14:paraId="0AEC37FB"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岗位工资</w:t>
            </w:r>
          </w:p>
        </w:tc>
      </w:tr>
      <w:tr w:rsidR="00A94D46" w14:paraId="1F3C12F3" w14:textId="77777777" w:rsidTr="00297D66">
        <w:tc>
          <w:tcPr>
            <w:tcW w:w="5296" w:type="dxa"/>
          </w:tcPr>
          <w:p w14:paraId="7514A76D"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机关普通工人</w:t>
            </w:r>
          </w:p>
        </w:tc>
        <w:tc>
          <w:tcPr>
            <w:tcW w:w="1740" w:type="dxa"/>
          </w:tcPr>
          <w:p w14:paraId="3467F869"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岗位工资</w:t>
            </w:r>
          </w:p>
        </w:tc>
        <w:tc>
          <w:tcPr>
            <w:tcW w:w="1486" w:type="dxa"/>
          </w:tcPr>
          <w:p w14:paraId="13B198B5" w14:textId="77777777" w:rsidR="00A94D46" w:rsidRDefault="00A94D46" w:rsidP="00297D66">
            <w:pPr>
              <w:spacing w:line="360" w:lineRule="auto"/>
              <w:jc w:val="center"/>
              <w:rPr>
                <w:rFonts w:ascii="宋体" w:hAnsi="宋体"/>
                <w:bCs/>
                <w:sz w:val="24"/>
                <w:szCs w:val="24"/>
              </w:rPr>
            </w:pPr>
          </w:p>
        </w:tc>
      </w:tr>
    </w:tbl>
    <w:p w14:paraId="5EAFBAC9" w14:textId="77777777" w:rsidR="00A94D46" w:rsidRDefault="00A94D46" w:rsidP="00A94D46">
      <w:pPr>
        <w:spacing w:line="360" w:lineRule="auto"/>
        <w:rPr>
          <w:rFonts w:ascii="宋体" w:hAnsi="宋体"/>
          <w:bCs/>
          <w:sz w:val="24"/>
          <w:szCs w:val="24"/>
        </w:rPr>
      </w:pPr>
      <w:r>
        <w:rPr>
          <w:rFonts w:ascii="宋体" w:hAnsi="宋体" w:hint="eastAsia"/>
          <w:bCs/>
          <w:sz w:val="24"/>
          <w:szCs w:val="24"/>
        </w:rPr>
        <w:t>B为2014年9月工作人员本人的职务职级（技术职称）等对应的退休补贴标准；</w:t>
      </w:r>
    </w:p>
    <w:p w14:paraId="169D87F0" w14:textId="77777777" w:rsidR="00A94D46" w:rsidRDefault="00A94D46" w:rsidP="00A94D46">
      <w:pPr>
        <w:spacing w:line="360" w:lineRule="auto"/>
        <w:rPr>
          <w:rFonts w:ascii="宋体" w:hAnsi="宋体"/>
          <w:bCs/>
          <w:sz w:val="24"/>
          <w:szCs w:val="24"/>
        </w:rPr>
      </w:pPr>
      <w:r>
        <w:rPr>
          <w:rFonts w:ascii="宋体" w:hAnsi="宋体" w:hint="eastAsia"/>
          <w:bCs/>
          <w:sz w:val="24"/>
          <w:szCs w:val="24"/>
        </w:rPr>
        <w:t>C为按照国办发〔2015〕3号文件规定相应增加的退休费标准；</w:t>
      </w:r>
    </w:p>
    <w:p w14:paraId="3474D0A3" w14:textId="77777777" w:rsidR="00A94D46" w:rsidRDefault="00A94D46" w:rsidP="00A94D46">
      <w:pPr>
        <w:spacing w:line="360" w:lineRule="auto"/>
        <w:rPr>
          <w:rFonts w:ascii="宋体" w:hAnsi="宋体"/>
          <w:bCs/>
          <w:sz w:val="24"/>
          <w:szCs w:val="24"/>
        </w:rPr>
      </w:pPr>
      <w:r>
        <w:rPr>
          <w:rFonts w:ascii="宋体" w:hAnsi="宋体" w:hint="eastAsia"/>
          <w:bCs/>
          <w:sz w:val="24"/>
          <w:szCs w:val="24"/>
        </w:rPr>
        <w:t>注：</w:t>
      </w:r>
      <w:r>
        <w:rPr>
          <w:rFonts w:ascii="宋体" w:hAnsi="宋体" w:hint="eastAsia"/>
          <w:bCs/>
          <w:color w:val="FF0000"/>
          <w:sz w:val="24"/>
          <w:szCs w:val="24"/>
        </w:rPr>
        <w:t>BC标准另附材料</w:t>
      </w:r>
    </w:p>
    <w:p w14:paraId="0074DDE0" w14:textId="77777777" w:rsidR="00A94D46" w:rsidRDefault="00A94D46" w:rsidP="00A94D46">
      <w:pPr>
        <w:spacing w:line="360" w:lineRule="auto"/>
        <w:rPr>
          <w:rFonts w:ascii="宋体" w:hAnsi="宋体"/>
          <w:bCs/>
          <w:sz w:val="24"/>
          <w:szCs w:val="24"/>
        </w:rPr>
      </w:pPr>
      <w:r>
        <w:rPr>
          <w:rFonts w:ascii="宋体" w:hAnsi="宋体" w:hint="eastAsia"/>
          <w:bCs/>
          <w:sz w:val="24"/>
          <w:szCs w:val="24"/>
        </w:rPr>
        <w:t>M为工作人员退休时工作年限对应的老办法计发比例；</w:t>
      </w:r>
    </w:p>
    <w:tbl>
      <w:tblPr>
        <w:tblStyle w:val="a6"/>
        <w:tblpPr w:leftFromText="180" w:rightFromText="180" w:vertAnchor="text" w:horzAnchor="page" w:tblpX="1585" w:tblpY="491"/>
        <w:tblOverlap w:val="never"/>
        <w:tblW w:w="0" w:type="auto"/>
        <w:tblLayout w:type="fixed"/>
        <w:tblLook w:val="04A0" w:firstRow="1" w:lastRow="0" w:firstColumn="1" w:lastColumn="0" w:noHBand="0" w:noVBand="1"/>
      </w:tblPr>
      <w:tblGrid>
        <w:gridCol w:w="2991"/>
        <w:gridCol w:w="815"/>
        <w:gridCol w:w="1431"/>
        <w:gridCol w:w="1183"/>
        <w:gridCol w:w="2146"/>
      </w:tblGrid>
      <w:tr w:rsidR="00A94D46" w14:paraId="17E44DE5" w14:textId="77777777" w:rsidTr="00297D66">
        <w:trPr>
          <w:trHeight w:val="90"/>
        </w:trPr>
        <w:tc>
          <w:tcPr>
            <w:tcW w:w="2991" w:type="dxa"/>
            <w:vMerge w:val="restart"/>
            <w:vAlign w:val="center"/>
          </w:tcPr>
          <w:p w14:paraId="1E7099FE"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工作年限</w:t>
            </w:r>
          </w:p>
        </w:tc>
        <w:tc>
          <w:tcPr>
            <w:tcW w:w="3429" w:type="dxa"/>
            <w:gridSpan w:val="3"/>
            <w:vAlign w:val="center"/>
          </w:tcPr>
          <w:p w14:paraId="60D060EA"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退休</w:t>
            </w:r>
          </w:p>
        </w:tc>
        <w:tc>
          <w:tcPr>
            <w:tcW w:w="2146" w:type="dxa"/>
            <w:vAlign w:val="center"/>
          </w:tcPr>
          <w:p w14:paraId="3522ECD4"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退职</w:t>
            </w:r>
          </w:p>
        </w:tc>
      </w:tr>
      <w:tr w:rsidR="00A94D46" w14:paraId="15B2FCEA" w14:textId="77777777" w:rsidTr="00297D66">
        <w:trPr>
          <w:trHeight w:val="90"/>
        </w:trPr>
        <w:tc>
          <w:tcPr>
            <w:tcW w:w="2991" w:type="dxa"/>
            <w:vMerge/>
            <w:vAlign w:val="center"/>
          </w:tcPr>
          <w:p w14:paraId="2C8D0B9B" w14:textId="77777777" w:rsidR="00A94D46" w:rsidRDefault="00A94D46" w:rsidP="00297D66">
            <w:pPr>
              <w:spacing w:line="360" w:lineRule="auto"/>
              <w:jc w:val="center"/>
              <w:rPr>
                <w:rFonts w:ascii="宋体" w:hAnsi="宋体"/>
                <w:bCs/>
                <w:sz w:val="24"/>
                <w:szCs w:val="24"/>
              </w:rPr>
            </w:pPr>
          </w:p>
        </w:tc>
        <w:tc>
          <w:tcPr>
            <w:tcW w:w="815" w:type="dxa"/>
            <w:vAlign w:val="center"/>
          </w:tcPr>
          <w:p w14:paraId="3A0302BD" w14:textId="77777777" w:rsidR="00A94D46" w:rsidRDefault="00A94D46" w:rsidP="00297D66">
            <w:pPr>
              <w:spacing w:line="360" w:lineRule="auto"/>
              <w:jc w:val="center"/>
              <w:rPr>
                <w:rFonts w:ascii="宋体" w:hAnsi="宋体"/>
                <w:bCs/>
                <w:sz w:val="24"/>
                <w:szCs w:val="24"/>
              </w:rPr>
            </w:pPr>
            <w:r>
              <w:rPr>
                <w:rFonts w:ascii="宋体" w:hAnsi="宋体" w:hint="eastAsia"/>
                <w:bCs/>
                <w:sz w:val="15"/>
                <w:szCs w:val="15"/>
              </w:rPr>
              <w:t>公务员</w:t>
            </w:r>
          </w:p>
        </w:tc>
        <w:tc>
          <w:tcPr>
            <w:tcW w:w="1431" w:type="dxa"/>
            <w:vAlign w:val="center"/>
          </w:tcPr>
          <w:p w14:paraId="208CE6CD" w14:textId="77777777" w:rsidR="00A94D46" w:rsidRDefault="00A94D46" w:rsidP="00297D66">
            <w:pPr>
              <w:spacing w:line="360" w:lineRule="auto"/>
              <w:jc w:val="center"/>
              <w:rPr>
                <w:rFonts w:ascii="宋体" w:hAnsi="宋体"/>
                <w:bCs/>
                <w:sz w:val="24"/>
                <w:szCs w:val="24"/>
              </w:rPr>
            </w:pPr>
            <w:r>
              <w:rPr>
                <w:rFonts w:ascii="宋体" w:hAnsi="宋体" w:hint="eastAsia"/>
                <w:bCs/>
                <w:sz w:val="15"/>
                <w:szCs w:val="15"/>
              </w:rPr>
              <w:t>事业单位工作人员</w:t>
            </w:r>
          </w:p>
        </w:tc>
        <w:tc>
          <w:tcPr>
            <w:tcW w:w="1183" w:type="dxa"/>
            <w:vAlign w:val="center"/>
          </w:tcPr>
          <w:p w14:paraId="587F0DA7" w14:textId="77777777" w:rsidR="00A94D46" w:rsidRDefault="00A94D46" w:rsidP="00297D66">
            <w:pPr>
              <w:spacing w:line="360" w:lineRule="auto"/>
              <w:jc w:val="center"/>
              <w:rPr>
                <w:rFonts w:ascii="宋体" w:hAnsi="宋体"/>
                <w:bCs/>
                <w:sz w:val="15"/>
                <w:szCs w:val="15"/>
              </w:rPr>
            </w:pPr>
            <w:r>
              <w:rPr>
                <w:rFonts w:ascii="宋体" w:hAnsi="宋体" w:hint="eastAsia"/>
                <w:bCs/>
                <w:sz w:val="15"/>
                <w:szCs w:val="15"/>
              </w:rPr>
              <w:t>机关工人</w:t>
            </w:r>
          </w:p>
        </w:tc>
        <w:tc>
          <w:tcPr>
            <w:tcW w:w="2146" w:type="dxa"/>
            <w:vAlign w:val="center"/>
          </w:tcPr>
          <w:p w14:paraId="1D3BAEF0" w14:textId="77777777" w:rsidR="00A94D46" w:rsidRDefault="00A94D46" w:rsidP="00297D66">
            <w:pPr>
              <w:spacing w:line="360" w:lineRule="auto"/>
              <w:jc w:val="center"/>
              <w:rPr>
                <w:rFonts w:ascii="宋体" w:hAnsi="宋体"/>
                <w:bCs/>
                <w:sz w:val="15"/>
                <w:szCs w:val="15"/>
              </w:rPr>
            </w:pPr>
            <w:r>
              <w:rPr>
                <w:rFonts w:ascii="宋体" w:hAnsi="宋体" w:hint="eastAsia"/>
                <w:bCs/>
                <w:sz w:val="15"/>
                <w:szCs w:val="15"/>
              </w:rPr>
              <w:t>事业单位工作人员、机关工人</w:t>
            </w:r>
          </w:p>
        </w:tc>
      </w:tr>
      <w:tr w:rsidR="00A94D46" w14:paraId="12B62A15" w14:textId="77777777" w:rsidTr="00297D66">
        <w:trPr>
          <w:trHeight w:val="90"/>
        </w:trPr>
        <w:tc>
          <w:tcPr>
            <w:tcW w:w="2991" w:type="dxa"/>
            <w:vAlign w:val="center"/>
          </w:tcPr>
          <w:p w14:paraId="0E9D5AAD"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工作年限≥35年</w:t>
            </w:r>
          </w:p>
        </w:tc>
        <w:tc>
          <w:tcPr>
            <w:tcW w:w="815" w:type="dxa"/>
            <w:vAlign w:val="center"/>
          </w:tcPr>
          <w:p w14:paraId="45AC6521"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90%</w:t>
            </w:r>
          </w:p>
        </w:tc>
        <w:tc>
          <w:tcPr>
            <w:tcW w:w="1431" w:type="dxa"/>
            <w:vAlign w:val="center"/>
          </w:tcPr>
          <w:p w14:paraId="01B08B5E"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90%</w:t>
            </w:r>
          </w:p>
        </w:tc>
        <w:tc>
          <w:tcPr>
            <w:tcW w:w="1183" w:type="dxa"/>
            <w:vAlign w:val="center"/>
          </w:tcPr>
          <w:p w14:paraId="6CDF4999"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90%</w:t>
            </w:r>
          </w:p>
        </w:tc>
        <w:tc>
          <w:tcPr>
            <w:tcW w:w="2146" w:type="dxa"/>
            <w:vMerge w:val="restart"/>
            <w:vAlign w:val="center"/>
          </w:tcPr>
          <w:p w14:paraId="4D17521E"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70%</w:t>
            </w:r>
          </w:p>
        </w:tc>
      </w:tr>
      <w:tr w:rsidR="00A94D46" w14:paraId="4544DC0B" w14:textId="77777777" w:rsidTr="00297D66">
        <w:trPr>
          <w:trHeight w:val="90"/>
        </w:trPr>
        <w:tc>
          <w:tcPr>
            <w:tcW w:w="2991" w:type="dxa"/>
            <w:vAlign w:val="center"/>
          </w:tcPr>
          <w:p w14:paraId="717931A8"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30年≤工作年限＜35年</w:t>
            </w:r>
          </w:p>
        </w:tc>
        <w:tc>
          <w:tcPr>
            <w:tcW w:w="815" w:type="dxa"/>
            <w:vAlign w:val="center"/>
          </w:tcPr>
          <w:p w14:paraId="5172E58D"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85%</w:t>
            </w:r>
          </w:p>
        </w:tc>
        <w:tc>
          <w:tcPr>
            <w:tcW w:w="1431" w:type="dxa"/>
            <w:vAlign w:val="center"/>
          </w:tcPr>
          <w:p w14:paraId="3FDD453D"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85%</w:t>
            </w:r>
          </w:p>
        </w:tc>
        <w:tc>
          <w:tcPr>
            <w:tcW w:w="1183" w:type="dxa"/>
            <w:vAlign w:val="center"/>
          </w:tcPr>
          <w:p w14:paraId="26B60808"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85%</w:t>
            </w:r>
          </w:p>
        </w:tc>
        <w:tc>
          <w:tcPr>
            <w:tcW w:w="2146" w:type="dxa"/>
            <w:vMerge/>
            <w:vAlign w:val="center"/>
          </w:tcPr>
          <w:p w14:paraId="305EF0B3" w14:textId="77777777" w:rsidR="00A94D46" w:rsidRDefault="00A94D46" w:rsidP="00297D66">
            <w:pPr>
              <w:spacing w:line="360" w:lineRule="auto"/>
              <w:jc w:val="center"/>
              <w:rPr>
                <w:rFonts w:ascii="宋体" w:hAnsi="宋体"/>
                <w:bCs/>
                <w:sz w:val="24"/>
                <w:szCs w:val="24"/>
              </w:rPr>
            </w:pPr>
          </w:p>
        </w:tc>
      </w:tr>
      <w:tr w:rsidR="00A94D46" w14:paraId="3551C2AC" w14:textId="77777777" w:rsidTr="00297D66">
        <w:trPr>
          <w:trHeight w:val="90"/>
        </w:trPr>
        <w:tc>
          <w:tcPr>
            <w:tcW w:w="2991" w:type="dxa"/>
            <w:vAlign w:val="center"/>
          </w:tcPr>
          <w:p w14:paraId="7DBA63BD"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20年≤工作年限＜30年</w:t>
            </w:r>
          </w:p>
        </w:tc>
        <w:tc>
          <w:tcPr>
            <w:tcW w:w="815" w:type="dxa"/>
            <w:vAlign w:val="center"/>
          </w:tcPr>
          <w:p w14:paraId="72915061"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80%</w:t>
            </w:r>
          </w:p>
        </w:tc>
        <w:tc>
          <w:tcPr>
            <w:tcW w:w="1431" w:type="dxa"/>
            <w:vAlign w:val="center"/>
          </w:tcPr>
          <w:p w14:paraId="4BC589DB"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80%</w:t>
            </w:r>
          </w:p>
        </w:tc>
        <w:tc>
          <w:tcPr>
            <w:tcW w:w="1183" w:type="dxa"/>
            <w:vAlign w:val="center"/>
          </w:tcPr>
          <w:p w14:paraId="744670B2"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80%</w:t>
            </w:r>
          </w:p>
        </w:tc>
        <w:tc>
          <w:tcPr>
            <w:tcW w:w="2146" w:type="dxa"/>
            <w:vMerge/>
            <w:vAlign w:val="center"/>
          </w:tcPr>
          <w:p w14:paraId="4D5E4A35" w14:textId="77777777" w:rsidR="00A94D46" w:rsidRDefault="00A94D46" w:rsidP="00297D66">
            <w:pPr>
              <w:spacing w:line="360" w:lineRule="auto"/>
              <w:jc w:val="center"/>
              <w:rPr>
                <w:rFonts w:ascii="宋体" w:hAnsi="宋体"/>
                <w:bCs/>
                <w:sz w:val="24"/>
                <w:szCs w:val="24"/>
              </w:rPr>
            </w:pPr>
          </w:p>
        </w:tc>
      </w:tr>
      <w:tr w:rsidR="00A94D46" w14:paraId="42409C13" w14:textId="77777777" w:rsidTr="00297D66">
        <w:trPr>
          <w:trHeight w:val="90"/>
        </w:trPr>
        <w:tc>
          <w:tcPr>
            <w:tcW w:w="2991" w:type="dxa"/>
            <w:vAlign w:val="center"/>
          </w:tcPr>
          <w:p w14:paraId="1CA61E26"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10年≤工作年限＜20年</w:t>
            </w:r>
          </w:p>
        </w:tc>
        <w:tc>
          <w:tcPr>
            <w:tcW w:w="815" w:type="dxa"/>
            <w:vAlign w:val="center"/>
          </w:tcPr>
          <w:p w14:paraId="2BDF4D3B"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70%</w:t>
            </w:r>
          </w:p>
        </w:tc>
        <w:tc>
          <w:tcPr>
            <w:tcW w:w="1431" w:type="dxa"/>
            <w:vAlign w:val="center"/>
          </w:tcPr>
          <w:p w14:paraId="30A29778"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70%</w:t>
            </w:r>
          </w:p>
        </w:tc>
        <w:tc>
          <w:tcPr>
            <w:tcW w:w="1183" w:type="dxa"/>
            <w:vAlign w:val="center"/>
          </w:tcPr>
          <w:p w14:paraId="6899918F"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70%</w:t>
            </w:r>
          </w:p>
        </w:tc>
        <w:tc>
          <w:tcPr>
            <w:tcW w:w="2146" w:type="dxa"/>
            <w:vAlign w:val="center"/>
          </w:tcPr>
          <w:p w14:paraId="66721947"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60%</w:t>
            </w:r>
          </w:p>
        </w:tc>
      </w:tr>
      <w:tr w:rsidR="00A94D46" w14:paraId="75A58D86" w14:textId="77777777" w:rsidTr="00297D66">
        <w:trPr>
          <w:trHeight w:val="90"/>
        </w:trPr>
        <w:tc>
          <w:tcPr>
            <w:tcW w:w="2991" w:type="dxa"/>
            <w:vAlign w:val="center"/>
          </w:tcPr>
          <w:p w14:paraId="43B0523A"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lastRenderedPageBreak/>
              <w:t>工作年限＜10年</w:t>
            </w:r>
          </w:p>
        </w:tc>
        <w:tc>
          <w:tcPr>
            <w:tcW w:w="815" w:type="dxa"/>
            <w:vAlign w:val="center"/>
          </w:tcPr>
          <w:p w14:paraId="5E4F664B"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50%</w:t>
            </w:r>
          </w:p>
        </w:tc>
        <w:tc>
          <w:tcPr>
            <w:tcW w:w="1431" w:type="dxa"/>
            <w:vAlign w:val="center"/>
          </w:tcPr>
          <w:p w14:paraId="27142251"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w:t>
            </w:r>
          </w:p>
        </w:tc>
        <w:tc>
          <w:tcPr>
            <w:tcW w:w="1183" w:type="dxa"/>
            <w:vAlign w:val="center"/>
          </w:tcPr>
          <w:p w14:paraId="4A753373"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w:t>
            </w:r>
          </w:p>
        </w:tc>
        <w:tc>
          <w:tcPr>
            <w:tcW w:w="2146" w:type="dxa"/>
            <w:vAlign w:val="center"/>
          </w:tcPr>
          <w:p w14:paraId="0D439B32"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50%</w:t>
            </w:r>
          </w:p>
        </w:tc>
      </w:tr>
    </w:tbl>
    <w:p w14:paraId="6B334F01" w14:textId="77777777" w:rsidR="00A94D46" w:rsidRDefault="00A94D46" w:rsidP="00A94D46">
      <w:pPr>
        <w:spacing w:line="360" w:lineRule="auto"/>
        <w:rPr>
          <w:rFonts w:ascii="宋体" w:hAnsi="宋体"/>
          <w:bCs/>
          <w:sz w:val="24"/>
          <w:szCs w:val="24"/>
        </w:rPr>
      </w:pPr>
    </w:p>
    <w:p w14:paraId="2A6AC6FC" w14:textId="77777777" w:rsidR="00A94D46" w:rsidRDefault="00A94D46" w:rsidP="00A94D46">
      <w:pPr>
        <w:spacing w:line="360" w:lineRule="auto"/>
        <w:rPr>
          <w:rFonts w:ascii="宋体" w:hAnsi="宋体"/>
          <w:bCs/>
          <w:sz w:val="24"/>
          <w:szCs w:val="24"/>
        </w:rPr>
      </w:pPr>
      <w:r>
        <w:rPr>
          <w:rFonts w:ascii="宋体" w:hAnsi="宋体" w:hint="eastAsia"/>
          <w:bCs/>
          <w:sz w:val="24"/>
          <w:szCs w:val="24"/>
        </w:rPr>
        <w:t>G</w:t>
      </w:r>
      <w:r>
        <w:rPr>
          <w:rFonts w:ascii="宋体" w:hAnsi="宋体" w:hint="eastAsia"/>
          <w:bCs/>
          <w:sz w:val="24"/>
          <w:szCs w:val="24"/>
          <w:vertAlign w:val="subscript"/>
        </w:rPr>
        <w:t>n－1</w:t>
      </w:r>
      <w:r>
        <w:rPr>
          <w:rFonts w:ascii="宋体" w:hAnsi="宋体" w:hint="eastAsia"/>
          <w:bCs/>
          <w:sz w:val="24"/>
          <w:szCs w:val="24"/>
        </w:rPr>
        <w:t>为参考第n－1年在岗职工工资增长等因素确定的工资增长率，n∈〔2015，N〕，且G</w:t>
      </w:r>
      <w:r>
        <w:rPr>
          <w:rFonts w:ascii="宋体" w:hAnsi="宋体" w:hint="eastAsia"/>
          <w:bCs/>
          <w:sz w:val="24"/>
          <w:szCs w:val="24"/>
          <w:vertAlign w:val="subscript"/>
        </w:rPr>
        <w:t>2014</w:t>
      </w:r>
      <w:r>
        <w:rPr>
          <w:rFonts w:ascii="宋体" w:hAnsi="宋体" w:hint="eastAsia"/>
          <w:bCs/>
          <w:sz w:val="24"/>
          <w:szCs w:val="24"/>
        </w:rPr>
        <w:t>＝0；N为过渡期内退休人员的退休年度，N∈〔2015，2024〕，2014年10月1日至2014年12月31日期间退休的，其退休年度视同为2015年。</w:t>
      </w:r>
    </w:p>
    <w:p w14:paraId="5D60817E" w14:textId="77777777" w:rsidR="00A94D46" w:rsidRDefault="00A94D46" w:rsidP="00A94D46">
      <w:pPr>
        <w:spacing w:line="360" w:lineRule="auto"/>
        <w:ind w:firstLineChars="200" w:firstLine="480"/>
        <w:rPr>
          <w:rFonts w:ascii="宋体" w:hAnsi="宋体"/>
          <w:bCs/>
          <w:sz w:val="24"/>
          <w:szCs w:val="24"/>
        </w:rPr>
      </w:pPr>
      <w:r>
        <w:rPr>
          <w:rFonts w:ascii="宋体" w:hAnsi="宋体"/>
          <w:bCs/>
          <w:noProof/>
          <w:sz w:val="24"/>
          <w:szCs w:val="24"/>
        </w:rPr>
        <w:drawing>
          <wp:inline distT="0" distB="0" distL="114300" distR="114300" wp14:anchorId="4E8DC35D" wp14:editId="2F8CA306">
            <wp:extent cx="3630930" cy="4882515"/>
            <wp:effectExtent l="0" t="0" r="0" b="9525"/>
            <wp:docPr id="13" name="图片 13" descr="导出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导出2"/>
                    <pic:cNvPicPr>
                      <a:picLocks noChangeAspect="1"/>
                    </pic:cNvPicPr>
                  </pic:nvPicPr>
                  <pic:blipFill>
                    <a:blip r:embed="rId11"/>
                    <a:stretch>
                      <a:fillRect/>
                    </a:stretch>
                  </pic:blipFill>
                  <pic:spPr>
                    <a:xfrm>
                      <a:off x="0" y="0"/>
                      <a:ext cx="3630930" cy="4882515"/>
                    </a:xfrm>
                    <a:prstGeom prst="rect">
                      <a:avLst/>
                    </a:prstGeom>
                  </pic:spPr>
                </pic:pic>
              </a:graphicData>
            </a:graphic>
          </wp:inline>
        </w:drawing>
      </w:r>
    </w:p>
    <w:p w14:paraId="5A54B7B5" w14:textId="77777777" w:rsidR="00A94D46" w:rsidRDefault="00A94D46" w:rsidP="00A94D46">
      <w:pPr>
        <w:spacing w:line="360" w:lineRule="auto"/>
        <w:ind w:firstLineChars="200" w:firstLine="480"/>
        <w:rPr>
          <w:rFonts w:ascii="宋体" w:hAnsi="宋体"/>
          <w:bCs/>
          <w:sz w:val="24"/>
          <w:szCs w:val="24"/>
        </w:rPr>
      </w:pPr>
      <w:r>
        <w:rPr>
          <w:rFonts w:ascii="宋体" w:hAnsi="宋体" w:hint="eastAsia"/>
          <w:bCs/>
          <w:sz w:val="24"/>
          <w:szCs w:val="24"/>
        </w:rPr>
        <w:t>注：老办法待遇每次运算结果X向上取整，再返回继续计算，返回结果X向上取整。</w:t>
      </w:r>
    </w:p>
    <w:p w14:paraId="7F187B09" w14:textId="77777777" w:rsidR="00A94D46" w:rsidRDefault="00A94D46" w:rsidP="00A94D46">
      <w:pPr>
        <w:spacing w:line="360" w:lineRule="auto"/>
        <w:ind w:firstLineChars="200" w:firstLine="480"/>
        <w:rPr>
          <w:rFonts w:ascii="宋体" w:hAnsi="宋体"/>
          <w:bCs/>
          <w:sz w:val="24"/>
          <w:szCs w:val="24"/>
        </w:rPr>
      </w:pPr>
      <w:r>
        <w:rPr>
          <w:rFonts w:ascii="宋体" w:hAnsi="宋体" w:hint="eastAsia"/>
          <w:bCs/>
          <w:sz w:val="24"/>
          <w:szCs w:val="24"/>
        </w:rPr>
        <w:t>例如计算2018年退休人员老办法，根据退休人员改革时职务职级（技术职称）计算出T,X</w:t>
      </w:r>
      <w:r>
        <w:rPr>
          <w:rFonts w:ascii="宋体" w:hAnsi="宋体" w:hint="eastAsia"/>
          <w:bCs/>
          <w:sz w:val="24"/>
          <w:szCs w:val="24"/>
          <w:vertAlign w:val="subscript"/>
        </w:rPr>
        <w:t>2016</w:t>
      </w:r>
      <w:r>
        <w:rPr>
          <w:rFonts w:ascii="宋体" w:hAnsi="宋体" w:hint="eastAsia"/>
          <w:bCs/>
          <w:sz w:val="24"/>
          <w:szCs w:val="24"/>
        </w:rPr>
        <w:t>=T×（1+G</w:t>
      </w:r>
      <w:r>
        <w:rPr>
          <w:rFonts w:ascii="宋体" w:hAnsi="宋体" w:hint="eastAsia"/>
          <w:bCs/>
          <w:sz w:val="24"/>
          <w:szCs w:val="24"/>
          <w:vertAlign w:val="subscript"/>
        </w:rPr>
        <w:t>2015</w:t>
      </w:r>
      <w:r>
        <w:rPr>
          <w:rFonts w:ascii="宋体" w:hAnsi="宋体" w:hint="eastAsia"/>
          <w:bCs/>
          <w:sz w:val="24"/>
          <w:szCs w:val="24"/>
        </w:rPr>
        <w:t>）,结果向上取整,X</w:t>
      </w:r>
      <w:r>
        <w:rPr>
          <w:rFonts w:ascii="宋体" w:hAnsi="宋体" w:hint="eastAsia"/>
          <w:bCs/>
          <w:sz w:val="24"/>
          <w:szCs w:val="24"/>
          <w:vertAlign w:val="subscript"/>
        </w:rPr>
        <w:t>2017</w:t>
      </w:r>
      <w:r>
        <w:rPr>
          <w:rFonts w:ascii="宋体" w:hAnsi="宋体" w:hint="eastAsia"/>
          <w:bCs/>
          <w:sz w:val="24"/>
          <w:szCs w:val="24"/>
        </w:rPr>
        <w:t>=X</w:t>
      </w:r>
      <w:r>
        <w:rPr>
          <w:rFonts w:ascii="宋体" w:hAnsi="宋体" w:hint="eastAsia"/>
          <w:bCs/>
          <w:sz w:val="24"/>
          <w:szCs w:val="24"/>
          <w:vertAlign w:val="subscript"/>
        </w:rPr>
        <w:t>2016</w:t>
      </w:r>
      <w:r>
        <w:rPr>
          <w:rFonts w:ascii="宋体" w:hAnsi="宋体" w:hint="eastAsia"/>
          <w:bCs/>
          <w:sz w:val="24"/>
          <w:szCs w:val="24"/>
        </w:rPr>
        <w:t>×（1+G</w:t>
      </w:r>
      <w:r>
        <w:rPr>
          <w:rFonts w:ascii="宋体" w:hAnsi="宋体" w:hint="eastAsia"/>
          <w:bCs/>
          <w:sz w:val="24"/>
          <w:szCs w:val="24"/>
          <w:vertAlign w:val="subscript"/>
        </w:rPr>
        <w:t>2016</w:t>
      </w:r>
      <w:r>
        <w:rPr>
          <w:rFonts w:ascii="宋体" w:hAnsi="宋体" w:hint="eastAsia"/>
          <w:bCs/>
          <w:sz w:val="24"/>
          <w:szCs w:val="24"/>
        </w:rPr>
        <w:t>），结果向上取整，X</w:t>
      </w:r>
      <w:r>
        <w:rPr>
          <w:rFonts w:ascii="宋体" w:hAnsi="宋体" w:hint="eastAsia"/>
          <w:bCs/>
          <w:sz w:val="24"/>
          <w:szCs w:val="24"/>
          <w:vertAlign w:val="subscript"/>
        </w:rPr>
        <w:t>2018</w:t>
      </w:r>
      <w:r>
        <w:rPr>
          <w:rFonts w:ascii="宋体" w:hAnsi="宋体" w:hint="eastAsia"/>
          <w:bCs/>
          <w:sz w:val="24"/>
          <w:szCs w:val="24"/>
        </w:rPr>
        <w:t>=X</w:t>
      </w:r>
      <w:r>
        <w:rPr>
          <w:rFonts w:ascii="宋体" w:hAnsi="宋体" w:hint="eastAsia"/>
          <w:bCs/>
          <w:sz w:val="24"/>
          <w:szCs w:val="24"/>
          <w:vertAlign w:val="subscript"/>
        </w:rPr>
        <w:t>2017</w:t>
      </w:r>
      <w:r>
        <w:rPr>
          <w:rFonts w:ascii="宋体" w:hAnsi="宋体" w:hint="eastAsia"/>
          <w:bCs/>
          <w:sz w:val="24"/>
          <w:szCs w:val="24"/>
        </w:rPr>
        <w:t>×（1+G</w:t>
      </w:r>
      <w:r>
        <w:rPr>
          <w:rFonts w:ascii="宋体" w:hAnsi="宋体" w:hint="eastAsia"/>
          <w:bCs/>
          <w:sz w:val="24"/>
          <w:szCs w:val="24"/>
          <w:vertAlign w:val="subscript"/>
        </w:rPr>
        <w:t>2017</w:t>
      </w:r>
      <w:r>
        <w:rPr>
          <w:rFonts w:ascii="宋体" w:hAnsi="宋体" w:hint="eastAsia"/>
          <w:bCs/>
          <w:sz w:val="24"/>
          <w:szCs w:val="24"/>
        </w:rPr>
        <w:t>），最终结果向上取整。</w:t>
      </w:r>
    </w:p>
    <w:p w14:paraId="6934F1C4" w14:textId="77777777" w:rsidR="00A94D46" w:rsidRDefault="00A94D46" w:rsidP="00A94D46">
      <w:pPr>
        <w:spacing w:line="360" w:lineRule="auto"/>
        <w:jc w:val="center"/>
        <w:rPr>
          <w:rFonts w:ascii="宋体" w:hAnsi="宋体"/>
          <w:b/>
          <w:szCs w:val="28"/>
        </w:rPr>
      </w:pPr>
      <w:r>
        <w:rPr>
          <w:rFonts w:ascii="宋体" w:hAnsi="宋体" w:hint="eastAsia"/>
          <w:b/>
          <w:szCs w:val="28"/>
        </w:rPr>
        <w:t>二、新办法待遇</w:t>
      </w:r>
    </w:p>
    <w:p w14:paraId="2F2BE2D1" w14:textId="77777777" w:rsidR="00A94D46" w:rsidRDefault="00A94D46" w:rsidP="00A94D46">
      <w:pPr>
        <w:spacing w:line="360" w:lineRule="auto"/>
        <w:rPr>
          <w:rFonts w:ascii="宋体" w:hAnsi="宋体"/>
          <w:bCs/>
          <w:sz w:val="24"/>
          <w:szCs w:val="24"/>
        </w:rPr>
      </w:pPr>
      <w:r>
        <w:rPr>
          <w:rFonts w:ascii="宋体" w:hAnsi="宋体" w:hint="eastAsia"/>
          <w:bCs/>
          <w:sz w:val="24"/>
          <w:szCs w:val="24"/>
        </w:rPr>
        <w:lastRenderedPageBreak/>
        <w:t>基本养老金=基础养老金(Y1)+过渡性养老金(Y2)+个人账户养老金(Y3)</w:t>
      </w:r>
    </w:p>
    <w:p w14:paraId="41A93402" w14:textId="77777777" w:rsidR="00A94D46" w:rsidRDefault="00A94D46" w:rsidP="00A94D46">
      <w:pPr>
        <w:spacing w:line="360" w:lineRule="auto"/>
        <w:rPr>
          <w:rFonts w:ascii="宋体" w:hAnsi="宋体"/>
          <w:bCs/>
          <w:sz w:val="24"/>
          <w:szCs w:val="24"/>
        </w:rPr>
      </w:pPr>
      <w:r>
        <w:rPr>
          <w:rFonts w:ascii="宋体" w:hAnsi="宋体" w:hint="eastAsia"/>
          <w:bCs/>
          <w:sz w:val="24"/>
          <w:szCs w:val="24"/>
        </w:rPr>
        <w:t>新办法待遇=基本养老金+职业年金(Y4)</w:t>
      </w:r>
    </w:p>
    <w:p w14:paraId="133D0087" w14:textId="77777777" w:rsidR="00A94D46" w:rsidRDefault="00A94D46" w:rsidP="00A94D46">
      <w:pPr>
        <w:spacing w:line="360" w:lineRule="auto"/>
        <w:ind w:firstLineChars="200" w:firstLine="480"/>
        <w:rPr>
          <w:rFonts w:ascii="仿宋" w:eastAsia="仿宋" w:hAnsi="仿宋"/>
          <w:bCs/>
          <w:i/>
          <w:iCs/>
          <w:color w:val="FF0000"/>
          <w:sz w:val="24"/>
          <w:szCs w:val="24"/>
        </w:rPr>
      </w:pPr>
      <w:r>
        <w:rPr>
          <w:rFonts w:ascii="宋体" w:hAnsi="宋体" w:hint="eastAsia"/>
          <w:bCs/>
          <w:sz w:val="24"/>
          <w:szCs w:val="24"/>
        </w:rPr>
        <w:t>一、计算实际平均缴费指数T1和实际缴费月数S1</w:t>
      </w:r>
    </w:p>
    <w:p w14:paraId="2649FFAE" w14:textId="77777777" w:rsidR="00A94D46" w:rsidRDefault="00A94D46" w:rsidP="00A94D46">
      <w:pPr>
        <w:spacing w:line="360" w:lineRule="auto"/>
        <w:rPr>
          <w:rFonts w:ascii="宋体" w:hAnsi="宋体"/>
          <w:bCs/>
          <w:sz w:val="24"/>
          <w:szCs w:val="24"/>
        </w:rPr>
      </w:pPr>
      <w:r>
        <w:rPr>
          <w:rFonts w:ascii="宋体" w:hAnsi="宋体" w:hint="eastAsia"/>
          <w:bCs/>
          <w:noProof/>
          <w:sz w:val="24"/>
          <w:szCs w:val="24"/>
        </w:rPr>
        <w:drawing>
          <wp:inline distT="0" distB="0" distL="114300" distR="114300" wp14:anchorId="4156E7A9" wp14:editId="3E020700">
            <wp:extent cx="5267325" cy="5633720"/>
            <wp:effectExtent l="0" t="0" r="0" b="5080"/>
            <wp:docPr id="12" name="图片 12" descr="导出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导出3"/>
                    <pic:cNvPicPr>
                      <a:picLocks noChangeAspect="1"/>
                    </pic:cNvPicPr>
                  </pic:nvPicPr>
                  <pic:blipFill>
                    <a:blip r:embed="rId12"/>
                    <a:stretch>
                      <a:fillRect/>
                    </a:stretch>
                  </pic:blipFill>
                  <pic:spPr>
                    <a:xfrm>
                      <a:off x="0" y="0"/>
                      <a:ext cx="5267325" cy="5633720"/>
                    </a:xfrm>
                    <a:prstGeom prst="rect">
                      <a:avLst/>
                    </a:prstGeom>
                  </pic:spPr>
                </pic:pic>
              </a:graphicData>
            </a:graphic>
          </wp:inline>
        </w:drawing>
      </w:r>
    </w:p>
    <w:p w14:paraId="7FE2785E" w14:textId="77777777" w:rsidR="00A94D46" w:rsidRDefault="00A94D46" w:rsidP="00A94D46">
      <w:pPr>
        <w:spacing w:line="360" w:lineRule="auto"/>
        <w:rPr>
          <w:rFonts w:ascii="宋体" w:hAnsi="宋体"/>
          <w:bCs/>
          <w:sz w:val="24"/>
          <w:szCs w:val="24"/>
        </w:rPr>
      </w:pPr>
      <w:r>
        <w:rPr>
          <w:rFonts w:ascii="宋体" w:hAnsi="宋体" w:hint="eastAsia"/>
          <w:bCs/>
          <w:sz w:val="24"/>
          <w:szCs w:val="24"/>
        </w:rPr>
        <w:t>实际缴费指数，缴费基数÷缴费到账时间对应的上年度社平。如有下列费款期存在实际缴费指数的（未认定为视同缴费区间，有实际缴费或者转移数据），按下表规则处理。</w:t>
      </w:r>
    </w:p>
    <w:tbl>
      <w:tblPr>
        <w:tblStyle w:val="a6"/>
        <w:tblW w:w="0" w:type="auto"/>
        <w:tblLook w:val="04A0" w:firstRow="1" w:lastRow="0" w:firstColumn="1" w:lastColumn="0" w:noHBand="0" w:noVBand="1"/>
      </w:tblPr>
      <w:tblGrid>
        <w:gridCol w:w="4144"/>
        <w:gridCol w:w="4152"/>
      </w:tblGrid>
      <w:tr w:rsidR="00A94D46" w14:paraId="1AADF386" w14:textId="77777777" w:rsidTr="00297D66">
        <w:tc>
          <w:tcPr>
            <w:tcW w:w="4261" w:type="dxa"/>
          </w:tcPr>
          <w:p w14:paraId="2E30BD43"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费款期</w:t>
            </w:r>
          </w:p>
        </w:tc>
        <w:tc>
          <w:tcPr>
            <w:tcW w:w="4261" w:type="dxa"/>
          </w:tcPr>
          <w:p w14:paraId="1ED98AC9"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实际缴费指数</w:t>
            </w:r>
          </w:p>
        </w:tc>
      </w:tr>
      <w:tr w:rsidR="00A94D46" w14:paraId="10632773" w14:textId="77777777" w:rsidTr="00297D66">
        <w:tc>
          <w:tcPr>
            <w:tcW w:w="4261" w:type="dxa"/>
          </w:tcPr>
          <w:p w14:paraId="1E641F7E"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1990年12月前</w:t>
            </w:r>
          </w:p>
        </w:tc>
        <w:tc>
          <w:tcPr>
            <w:tcW w:w="4261" w:type="dxa"/>
          </w:tcPr>
          <w:p w14:paraId="0218E704"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均按1计算</w:t>
            </w:r>
          </w:p>
        </w:tc>
      </w:tr>
      <w:tr w:rsidR="00A94D46" w14:paraId="3DCDA142" w14:textId="77777777" w:rsidTr="00297D66">
        <w:tc>
          <w:tcPr>
            <w:tcW w:w="4261" w:type="dxa"/>
          </w:tcPr>
          <w:p w14:paraId="46ED1396"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1991年1日至1995年12月</w:t>
            </w:r>
          </w:p>
        </w:tc>
        <w:tc>
          <w:tcPr>
            <w:tcW w:w="4261" w:type="dxa"/>
          </w:tcPr>
          <w:p w14:paraId="101543CD" w14:textId="77777777" w:rsidR="00A94D46" w:rsidRDefault="00A94D46" w:rsidP="00297D66">
            <w:pPr>
              <w:spacing w:line="360" w:lineRule="auto"/>
              <w:jc w:val="center"/>
              <w:rPr>
                <w:rFonts w:ascii="宋体" w:hAnsi="宋体"/>
                <w:bCs/>
                <w:color w:val="FF0000"/>
                <w:sz w:val="22"/>
              </w:rPr>
            </w:pPr>
            <w:r>
              <w:rPr>
                <w:rFonts w:ascii="宋体" w:hAnsi="宋体" w:hint="eastAsia"/>
                <w:bCs/>
                <w:color w:val="FF0000"/>
                <w:sz w:val="22"/>
              </w:rPr>
              <w:t>实际缴费指数≤0.75，按0.75；</w:t>
            </w:r>
          </w:p>
          <w:p w14:paraId="1AD6CEF1" w14:textId="77777777" w:rsidR="00A94D46" w:rsidRDefault="00A94D46" w:rsidP="00297D66">
            <w:pPr>
              <w:spacing w:line="360" w:lineRule="auto"/>
              <w:jc w:val="center"/>
              <w:rPr>
                <w:rFonts w:ascii="宋体" w:hAnsi="宋体"/>
                <w:bCs/>
                <w:sz w:val="24"/>
                <w:szCs w:val="24"/>
              </w:rPr>
            </w:pPr>
            <w:r>
              <w:rPr>
                <w:rFonts w:ascii="宋体" w:hAnsi="宋体" w:hint="eastAsia"/>
                <w:bCs/>
                <w:color w:val="FF0000"/>
                <w:sz w:val="22"/>
              </w:rPr>
              <w:lastRenderedPageBreak/>
              <w:t>实际缴费指数＞0.75，按实际缴费指数</w:t>
            </w:r>
          </w:p>
        </w:tc>
      </w:tr>
      <w:tr w:rsidR="00A94D46" w14:paraId="367FD720" w14:textId="77777777" w:rsidTr="00297D66">
        <w:tc>
          <w:tcPr>
            <w:tcW w:w="4261" w:type="dxa"/>
          </w:tcPr>
          <w:p w14:paraId="14B0332D"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lastRenderedPageBreak/>
              <w:t>1996年1月-2014年9月</w:t>
            </w:r>
          </w:p>
        </w:tc>
        <w:tc>
          <w:tcPr>
            <w:tcW w:w="4261" w:type="dxa"/>
          </w:tcPr>
          <w:p w14:paraId="46A802CA"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按费款期对应的到账时间/到账对应的上年度社平（含厦门）得到缴费指数</w:t>
            </w:r>
          </w:p>
        </w:tc>
      </w:tr>
      <w:tr w:rsidR="00A94D46" w14:paraId="2F258AA3" w14:textId="77777777" w:rsidTr="00297D66">
        <w:tc>
          <w:tcPr>
            <w:tcW w:w="4261" w:type="dxa"/>
          </w:tcPr>
          <w:p w14:paraId="616CB500"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2014年10月-2018年12月</w:t>
            </w:r>
          </w:p>
        </w:tc>
        <w:tc>
          <w:tcPr>
            <w:tcW w:w="4261" w:type="dxa"/>
          </w:tcPr>
          <w:p w14:paraId="22689AB1" w14:textId="77777777" w:rsidR="00A94D46" w:rsidRDefault="00A94D46" w:rsidP="00297D66">
            <w:pPr>
              <w:spacing w:line="360" w:lineRule="auto"/>
              <w:rPr>
                <w:rFonts w:ascii="宋体" w:hAnsi="宋体"/>
                <w:bCs/>
                <w:sz w:val="24"/>
                <w:szCs w:val="24"/>
              </w:rPr>
            </w:pPr>
            <w:r>
              <w:rPr>
                <w:rFonts w:ascii="宋体" w:hAnsi="宋体" w:hint="eastAsia"/>
                <w:bCs/>
                <w:sz w:val="24"/>
                <w:szCs w:val="24"/>
              </w:rPr>
              <w:t>A：省内机关保缴费，2018年12月前补交的（含转移数据），按费款期/费款期对应的上年度社平（含厦门）得到缴费指数。</w:t>
            </w:r>
          </w:p>
          <w:p w14:paraId="22033C0A" w14:textId="77777777" w:rsidR="00A94D46" w:rsidRDefault="00A94D46" w:rsidP="00297D66">
            <w:pPr>
              <w:spacing w:line="360" w:lineRule="auto"/>
              <w:rPr>
                <w:rFonts w:ascii="宋体" w:hAnsi="宋体"/>
                <w:bCs/>
                <w:sz w:val="24"/>
                <w:szCs w:val="24"/>
              </w:rPr>
            </w:pPr>
            <w:r>
              <w:rPr>
                <w:rFonts w:ascii="宋体" w:hAnsi="宋体" w:hint="eastAsia"/>
                <w:bCs/>
                <w:sz w:val="24"/>
                <w:szCs w:val="24"/>
              </w:rPr>
              <w:t>B：机关保缴费，2019年1月起补交的，按费款期对应的到账时间/到账时间对应的上年度社平（含厦门）得到缴费指数。</w:t>
            </w:r>
          </w:p>
          <w:p w14:paraId="712306E6" w14:textId="77777777" w:rsidR="00A94D46" w:rsidRDefault="00A94D46" w:rsidP="00297D66">
            <w:pPr>
              <w:spacing w:line="360" w:lineRule="auto"/>
              <w:jc w:val="left"/>
              <w:rPr>
                <w:rFonts w:ascii="宋体" w:hAnsi="宋体"/>
                <w:bCs/>
                <w:sz w:val="24"/>
                <w:szCs w:val="24"/>
              </w:rPr>
            </w:pPr>
            <w:r>
              <w:rPr>
                <w:rFonts w:ascii="宋体" w:hAnsi="宋体" w:hint="eastAsia"/>
                <w:bCs/>
                <w:sz w:val="24"/>
                <w:szCs w:val="24"/>
              </w:rPr>
              <w:t>C：企业保缴费，按费款期到账年度的缴费基数/缴费到账上年度社平（含厦门）得到缴费指数。</w:t>
            </w:r>
          </w:p>
          <w:p w14:paraId="67CC9964" w14:textId="77777777" w:rsidR="00A94D46" w:rsidRDefault="00A94D46" w:rsidP="00297D66">
            <w:pPr>
              <w:spacing w:line="360" w:lineRule="auto"/>
              <w:jc w:val="left"/>
              <w:rPr>
                <w:rFonts w:ascii="宋体" w:hAnsi="宋体"/>
                <w:bCs/>
                <w:sz w:val="24"/>
                <w:szCs w:val="24"/>
              </w:rPr>
            </w:pPr>
          </w:p>
        </w:tc>
      </w:tr>
      <w:tr w:rsidR="00A94D46" w14:paraId="3F46809A" w14:textId="77777777" w:rsidTr="00297D66">
        <w:tc>
          <w:tcPr>
            <w:tcW w:w="4261" w:type="dxa"/>
          </w:tcPr>
          <w:p w14:paraId="4E446BFA" w14:textId="77777777" w:rsidR="00A94D46" w:rsidRDefault="00A94D46" w:rsidP="00297D66">
            <w:pPr>
              <w:spacing w:line="360" w:lineRule="auto"/>
              <w:jc w:val="center"/>
              <w:rPr>
                <w:rFonts w:ascii="宋体" w:hAnsi="宋体"/>
                <w:bCs/>
                <w:sz w:val="24"/>
                <w:szCs w:val="24"/>
              </w:rPr>
            </w:pPr>
            <w:r>
              <w:rPr>
                <w:rFonts w:ascii="宋体" w:hAnsi="宋体" w:hint="eastAsia"/>
                <w:bCs/>
                <w:sz w:val="24"/>
                <w:szCs w:val="24"/>
              </w:rPr>
              <w:t>2019年1月起</w:t>
            </w:r>
          </w:p>
        </w:tc>
        <w:tc>
          <w:tcPr>
            <w:tcW w:w="4261" w:type="dxa"/>
          </w:tcPr>
          <w:p w14:paraId="31EF2AB7" w14:textId="77777777" w:rsidR="00A94D46" w:rsidRDefault="00A94D46" w:rsidP="00297D66">
            <w:pPr>
              <w:spacing w:line="360" w:lineRule="auto"/>
              <w:jc w:val="left"/>
              <w:rPr>
                <w:rFonts w:ascii="宋体" w:hAnsi="宋体"/>
                <w:bCs/>
                <w:sz w:val="24"/>
                <w:szCs w:val="24"/>
              </w:rPr>
            </w:pPr>
            <w:r>
              <w:rPr>
                <w:rFonts w:ascii="宋体" w:hAnsi="宋体" w:hint="eastAsia"/>
                <w:bCs/>
                <w:sz w:val="24"/>
                <w:szCs w:val="24"/>
              </w:rPr>
              <w:t>按费款期对应的到账时间/到账对应的上年度社平（含厦门）得到缴费指数。</w:t>
            </w:r>
          </w:p>
        </w:tc>
      </w:tr>
    </w:tbl>
    <w:p w14:paraId="0EC070C9" w14:textId="77777777" w:rsidR="00A94D46" w:rsidRDefault="00A94D46" w:rsidP="00A94D46">
      <w:pPr>
        <w:spacing w:line="360" w:lineRule="auto"/>
        <w:rPr>
          <w:rFonts w:ascii="宋体" w:hAnsi="宋体"/>
          <w:bCs/>
          <w:color w:val="FF0000"/>
          <w:sz w:val="24"/>
          <w:szCs w:val="24"/>
        </w:rPr>
      </w:pPr>
      <w:r>
        <w:rPr>
          <w:rFonts w:ascii="宋体" w:hAnsi="宋体" w:hint="eastAsia"/>
          <w:bCs/>
          <w:color w:val="FF0000"/>
          <w:sz w:val="24"/>
          <w:szCs w:val="24"/>
        </w:rPr>
        <w:t>注意：</w:t>
      </w:r>
    </w:p>
    <w:p w14:paraId="07B38486" w14:textId="77777777" w:rsidR="00A94D46" w:rsidRDefault="00A94D46" w:rsidP="00A94D46">
      <w:pPr>
        <w:numPr>
          <w:ilvl w:val="0"/>
          <w:numId w:val="4"/>
        </w:numPr>
        <w:spacing w:line="360" w:lineRule="auto"/>
        <w:rPr>
          <w:rFonts w:ascii="宋体" w:hAnsi="宋体"/>
          <w:bCs/>
          <w:color w:val="FF0000"/>
          <w:sz w:val="24"/>
          <w:szCs w:val="24"/>
        </w:rPr>
      </w:pPr>
      <w:r>
        <w:rPr>
          <w:rFonts w:ascii="宋体" w:hAnsi="宋体" w:hint="eastAsia"/>
          <w:bCs/>
          <w:color w:val="FF0000"/>
          <w:sz w:val="24"/>
          <w:szCs w:val="24"/>
        </w:rPr>
        <w:t>如有省外的转入（非视同缴费区间），缴费指数计算，按省外的社平计算和省内的社平计算，计算出来的缴费指数，就高计算。</w:t>
      </w:r>
    </w:p>
    <w:p w14:paraId="0CEFB052" w14:textId="77777777" w:rsidR="00A94D46" w:rsidRDefault="00A94D46" w:rsidP="00A94D46">
      <w:pPr>
        <w:snapToGrid w:val="0"/>
        <w:spacing w:line="360" w:lineRule="auto"/>
        <w:rPr>
          <w:rFonts w:ascii="宋体" w:hAnsi="宋体"/>
          <w:bCs/>
          <w:color w:val="FF0000"/>
          <w:sz w:val="24"/>
          <w:szCs w:val="24"/>
        </w:rPr>
      </w:pPr>
      <w:r>
        <w:rPr>
          <w:rFonts w:ascii="宋体" w:hAnsi="宋体" w:hint="eastAsia"/>
          <w:bCs/>
          <w:color w:val="FF0000"/>
          <w:sz w:val="24"/>
          <w:szCs w:val="24"/>
        </w:rPr>
        <w:t>2.厦门特殊情况：实际缴费指数计算最早从199707开始计算，取199707后每月缴费除以缴费的开始时间对应的上年社平（含厦门）得到实际缴费指数。</w:t>
      </w:r>
    </w:p>
    <w:p w14:paraId="624BF0A3" w14:textId="77777777" w:rsidR="00A94D46" w:rsidRDefault="00A94D46" w:rsidP="00A94D46">
      <w:pPr>
        <w:numPr>
          <w:ilvl w:val="0"/>
          <w:numId w:val="1"/>
        </w:numPr>
        <w:spacing w:line="360" w:lineRule="auto"/>
        <w:rPr>
          <w:rFonts w:ascii="宋体" w:hAnsi="宋体"/>
          <w:bCs/>
          <w:sz w:val="24"/>
          <w:szCs w:val="24"/>
        </w:rPr>
      </w:pPr>
      <w:r>
        <w:rPr>
          <w:rFonts w:ascii="宋体" w:hAnsi="宋体" w:hint="eastAsia"/>
          <w:bCs/>
          <w:sz w:val="24"/>
          <w:szCs w:val="24"/>
        </w:rPr>
        <w:t>计算基础养老金Y1</w:t>
      </w:r>
    </w:p>
    <w:p w14:paraId="165B758F" w14:textId="77777777" w:rsidR="00A94D46" w:rsidRDefault="00A94D46" w:rsidP="00A94D46">
      <w:pPr>
        <w:numPr>
          <w:ilvl w:val="0"/>
          <w:numId w:val="2"/>
        </w:numPr>
        <w:spacing w:line="360" w:lineRule="auto"/>
        <w:rPr>
          <w:rFonts w:ascii="宋体" w:hAnsi="宋体"/>
          <w:bCs/>
          <w:sz w:val="24"/>
          <w:szCs w:val="24"/>
        </w:rPr>
      </w:pPr>
      <w:r>
        <w:rPr>
          <w:rFonts w:ascii="宋体" w:hAnsi="宋体" w:hint="eastAsia"/>
          <w:bCs/>
          <w:sz w:val="24"/>
          <w:szCs w:val="24"/>
        </w:rPr>
        <w:t>本人平均缴费工资指数T=（视同缴费月数×视同缴费指数+实际缴费指数总和）÷（视同缴费月数+实际缴费月数）</w:t>
      </w:r>
    </w:p>
    <w:p w14:paraId="4DB9A858" w14:textId="77777777" w:rsidR="00A94D46" w:rsidRDefault="00A94D46" w:rsidP="00A94D46">
      <w:pPr>
        <w:spacing w:line="360" w:lineRule="auto"/>
        <w:ind w:firstLineChars="1200" w:firstLine="2880"/>
        <w:rPr>
          <w:rFonts w:ascii="宋体" w:hAnsi="宋体"/>
          <w:bCs/>
          <w:sz w:val="24"/>
          <w:szCs w:val="24"/>
        </w:rPr>
      </w:pPr>
      <w:r>
        <w:rPr>
          <w:rFonts w:ascii="宋体" w:hAnsi="宋体" w:hint="eastAsia"/>
          <w:bCs/>
          <w:sz w:val="24"/>
          <w:szCs w:val="24"/>
        </w:rPr>
        <w:t>=（T1*S1+T3*S3）/(S1+S3)</w:t>
      </w:r>
    </w:p>
    <w:p w14:paraId="667C170D" w14:textId="77777777" w:rsidR="00A94D46" w:rsidRDefault="00A94D46" w:rsidP="00A94D46">
      <w:pPr>
        <w:spacing w:line="360" w:lineRule="auto"/>
        <w:rPr>
          <w:rFonts w:ascii="宋体" w:hAnsi="宋体"/>
          <w:bCs/>
          <w:sz w:val="24"/>
          <w:szCs w:val="24"/>
        </w:rPr>
      </w:pPr>
      <w:r>
        <w:rPr>
          <w:rFonts w:ascii="宋体" w:hAnsi="宋体" w:hint="eastAsia"/>
          <w:bCs/>
          <w:sz w:val="24"/>
          <w:szCs w:val="24"/>
        </w:rPr>
        <w:t>(其中,S3为视同缴费月数，T3为按本人退休时候职务职级对应的视同缴费指数）</w:t>
      </w:r>
    </w:p>
    <w:p w14:paraId="418D3AD2" w14:textId="77777777" w:rsidR="00A94D46" w:rsidRDefault="00A94D46" w:rsidP="00A94D46">
      <w:pPr>
        <w:spacing w:line="360" w:lineRule="auto"/>
        <w:rPr>
          <w:rFonts w:ascii="宋体" w:hAnsi="宋体"/>
          <w:bCs/>
          <w:sz w:val="24"/>
          <w:szCs w:val="24"/>
        </w:rPr>
      </w:pPr>
      <w:r>
        <w:rPr>
          <w:rFonts w:ascii="宋体" w:hAnsi="宋体" w:hint="eastAsia"/>
          <w:bCs/>
          <w:sz w:val="24"/>
          <w:szCs w:val="24"/>
        </w:rPr>
        <w:lastRenderedPageBreak/>
        <w:t>视同缴费指数=基准视同缴费指数×调节系数（调节系数按对应的待遇领取地）；</w:t>
      </w:r>
    </w:p>
    <w:p w14:paraId="62164FBF" w14:textId="77777777" w:rsidR="00A94D46" w:rsidRDefault="00A94D46" w:rsidP="00A94D46">
      <w:pPr>
        <w:spacing w:line="360" w:lineRule="auto"/>
        <w:ind w:firstLineChars="200" w:firstLine="480"/>
        <w:rPr>
          <w:rFonts w:ascii="宋体" w:hAnsi="宋体"/>
          <w:bCs/>
          <w:sz w:val="24"/>
          <w:szCs w:val="24"/>
        </w:rPr>
      </w:pPr>
      <w:r>
        <w:rPr>
          <w:rFonts w:ascii="宋体" w:hAnsi="宋体" w:hint="eastAsia"/>
          <w:bCs/>
          <w:sz w:val="24"/>
          <w:szCs w:val="24"/>
        </w:rPr>
        <w:t>其中，同一待遇领取地，调节系数分2014年10月-2018年12月退休，2019年起退休，两种调节系数。</w:t>
      </w:r>
    </w:p>
    <w:p w14:paraId="0CFE3AD7" w14:textId="77777777" w:rsidR="00A94D46" w:rsidRDefault="00A94D46" w:rsidP="00A94D46">
      <w:pPr>
        <w:spacing w:line="360" w:lineRule="auto"/>
        <w:ind w:firstLineChars="200" w:firstLine="480"/>
        <w:rPr>
          <w:rFonts w:ascii="宋体" w:hAnsi="宋体"/>
          <w:bCs/>
          <w:sz w:val="24"/>
          <w:szCs w:val="24"/>
        </w:rPr>
      </w:pPr>
      <w:r>
        <w:rPr>
          <w:rFonts w:ascii="宋体" w:hAnsi="宋体" w:hint="eastAsia"/>
          <w:bCs/>
          <w:sz w:val="24"/>
          <w:szCs w:val="24"/>
        </w:rPr>
        <w:t>省机关保的调节系数，需按退休人员最后参保单位所在的地区选取当地的地区系数；</w:t>
      </w:r>
    </w:p>
    <w:p w14:paraId="10240587" w14:textId="77777777" w:rsidR="00A94D46" w:rsidRDefault="00A94D46" w:rsidP="00A94D46">
      <w:pPr>
        <w:spacing w:line="360" w:lineRule="auto"/>
        <w:rPr>
          <w:rFonts w:ascii="宋体" w:hAnsi="宋体"/>
          <w:bCs/>
          <w:sz w:val="24"/>
          <w:szCs w:val="24"/>
        </w:rPr>
      </w:pPr>
      <w:r>
        <w:rPr>
          <w:rFonts w:ascii="宋体" w:hAnsi="宋体" w:hint="eastAsia"/>
          <w:bCs/>
          <w:sz w:val="24"/>
          <w:szCs w:val="24"/>
        </w:rPr>
        <w:t>基础养老金Y1=（参保人员退休时本省上年度在岗职工月平均工资＋本人指数化月平均缴费工资）÷2×缴费年限×1%</w:t>
      </w:r>
    </w:p>
    <w:p w14:paraId="50F4C117" w14:textId="77777777" w:rsidR="00A94D46" w:rsidRDefault="00A94D46" w:rsidP="00A94D46">
      <w:pPr>
        <w:spacing w:line="360" w:lineRule="auto"/>
        <w:ind w:firstLineChars="700" w:firstLine="1680"/>
        <w:rPr>
          <w:rFonts w:ascii="宋体" w:hAnsi="宋体"/>
          <w:bCs/>
          <w:sz w:val="24"/>
          <w:szCs w:val="24"/>
        </w:rPr>
      </w:pPr>
      <w:r>
        <w:rPr>
          <w:rFonts w:ascii="宋体" w:hAnsi="宋体" w:hint="eastAsia"/>
          <w:bCs/>
          <w:sz w:val="24"/>
          <w:szCs w:val="24"/>
        </w:rPr>
        <w:t>=W*（1+T）/2*(S1+S3)/12×1%</w:t>
      </w:r>
    </w:p>
    <w:p w14:paraId="58A08045" w14:textId="77777777" w:rsidR="00A94D46" w:rsidRDefault="00A94D46" w:rsidP="00A94D46">
      <w:pPr>
        <w:spacing w:line="360" w:lineRule="auto"/>
        <w:rPr>
          <w:rFonts w:ascii="宋体" w:hAnsi="宋体"/>
          <w:bCs/>
          <w:sz w:val="24"/>
          <w:szCs w:val="24"/>
        </w:rPr>
      </w:pPr>
      <w:r>
        <w:rPr>
          <w:rFonts w:ascii="宋体" w:hAnsi="宋体" w:hint="eastAsia"/>
          <w:bCs/>
          <w:sz w:val="24"/>
          <w:szCs w:val="24"/>
        </w:rPr>
        <w:t>注：</w:t>
      </w:r>
    </w:p>
    <w:p w14:paraId="2065CD01" w14:textId="77777777" w:rsidR="00A94D46" w:rsidRDefault="00A94D46" w:rsidP="00A94D46">
      <w:pPr>
        <w:spacing w:line="360" w:lineRule="auto"/>
        <w:rPr>
          <w:rFonts w:ascii="宋体" w:hAnsi="宋体"/>
          <w:bCs/>
          <w:sz w:val="24"/>
          <w:szCs w:val="24"/>
        </w:rPr>
      </w:pPr>
      <w:r>
        <w:rPr>
          <w:rFonts w:ascii="宋体" w:hAnsi="宋体" w:hint="eastAsia"/>
          <w:bCs/>
          <w:sz w:val="24"/>
          <w:szCs w:val="24"/>
        </w:rPr>
        <w:t>1.W为当地上年度在岗职工月平均工资（含厦门）或者退休人员当年度所用计发基数；</w:t>
      </w:r>
    </w:p>
    <w:p w14:paraId="7C767574" w14:textId="77777777" w:rsidR="00A94D46" w:rsidRDefault="00A94D46" w:rsidP="00A94D46">
      <w:pPr>
        <w:spacing w:line="360" w:lineRule="auto"/>
        <w:rPr>
          <w:rFonts w:ascii="宋体" w:hAnsi="宋体"/>
          <w:bCs/>
          <w:sz w:val="24"/>
          <w:szCs w:val="24"/>
        </w:rPr>
      </w:pPr>
      <w:r>
        <w:rPr>
          <w:rFonts w:ascii="宋体" w:hAnsi="宋体" w:hint="eastAsia"/>
          <w:bCs/>
          <w:sz w:val="24"/>
          <w:szCs w:val="24"/>
        </w:rPr>
        <w:t>2.(S1+S3)/12，即将累计缴费月数按12个月折算成缴费年限，折算后剩余月数6个月以内的，按0.5年计算；7个月以上，按1年计算。</w:t>
      </w:r>
    </w:p>
    <w:p w14:paraId="6784D807" w14:textId="77777777" w:rsidR="00A94D46" w:rsidRDefault="00A94D46" w:rsidP="00A94D46">
      <w:pPr>
        <w:numPr>
          <w:ilvl w:val="0"/>
          <w:numId w:val="1"/>
        </w:numPr>
        <w:spacing w:line="360" w:lineRule="auto"/>
        <w:rPr>
          <w:rFonts w:ascii="宋体" w:hAnsi="宋体"/>
          <w:bCs/>
          <w:sz w:val="24"/>
          <w:szCs w:val="24"/>
        </w:rPr>
      </w:pPr>
      <w:r>
        <w:rPr>
          <w:rFonts w:ascii="宋体" w:hAnsi="宋体" w:hint="eastAsia"/>
          <w:bCs/>
          <w:sz w:val="24"/>
          <w:szCs w:val="24"/>
        </w:rPr>
        <w:t>计算过渡性养老金Y2</w:t>
      </w:r>
    </w:p>
    <w:p w14:paraId="6E606C2B" w14:textId="77777777" w:rsidR="00A94D46" w:rsidRDefault="00A94D46" w:rsidP="00A94D46">
      <w:pPr>
        <w:spacing w:line="360" w:lineRule="auto"/>
        <w:rPr>
          <w:rFonts w:ascii="宋体" w:hAnsi="宋体"/>
          <w:bCs/>
          <w:sz w:val="24"/>
          <w:szCs w:val="24"/>
        </w:rPr>
      </w:pPr>
      <w:r>
        <w:rPr>
          <w:rFonts w:ascii="宋体" w:hAnsi="宋体" w:hint="eastAsia"/>
          <w:bCs/>
          <w:sz w:val="24"/>
          <w:szCs w:val="24"/>
        </w:rPr>
        <w:t>过渡性养老金Y2=参保人员退休时本省上年度在岗职工月平均工资×本人视同缴费指数×本人视同缴费年限×1.3%过渡系数</w:t>
      </w:r>
    </w:p>
    <w:p w14:paraId="04228F7B" w14:textId="77777777" w:rsidR="00A94D46" w:rsidRDefault="00A94D46" w:rsidP="00A94D46">
      <w:pPr>
        <w:spacing w:line="360" w:lineRule="auto"/>
        <w:ind w:firstLineChars="800" w:firstLine="1920"/>
        <w:rPr>
          <w:rFonts w:ascii="宋体" w:hAnsi="宋体"/>
          <w:bCs/>
          <w:sz w:val="24"/>
          <w:szCs w:val="24"/>
        </w:rPr>
      </w:pPr>
      <w:r>
        <w:rPr>
          <w:rFonts w:ascii="宋体" w:hAnsi="宋体" w:hint="eastAsia"/>
          <w:bCs/>
          <w:sz w:val="24"/>
          <w:szCs w:val="24"/>
        </w:rPr>
        <w:t>=W*T3*(S3/12）*1.3%</w:t>
      </w:r>
    </w:p>
    <w:p w14:paraId="3CE71DDA" w14:textId="77777777" w:rsidR="00A94D46" w:rsidRDefault="00A94D46" w:rsidP="00A94D46">
      <w:pPr>
        <w:spacing w:line="360" w:lineRule="auto"/>
        <w:rPr>
          <w:rFonts w:ascii="宋体" w:hAnsi="宋体"/>
          <w:bCs/>
          <w:sz w:val="24"/>
          <w:szCs w:val="24"/>
        </w:rPr>
      </w:pPr>
      <w:r>
        <w:rPr>
          <w:rFonts w:ascii="宋体" w:hAnsi="宋体" w:hint="eastAsia"/>
          <w:bCs/>
          <w:sz w:val="24"/>
          <w:szCs w:val="24"/>
        </w:rPr>
        <w:t>注：</w:t>
      </w:r>
    </w:p>
    <w:p w14:paraId="09710891" w14:textId="77777777" w:rsidR="00A94D46" w:rsidRDefault="00A94D46" w:rsidP="00A94D46">
      <w:pPr>
        <w:spacing w:line="360" w:lineRule="auto"/>
        <w:rPr>
          <w:rFonts w:ascii="宋体" w:hAnsi="宋体"/>
          <w:bCs/>
          <w:sz w:val="24"/>
          <w:szCs w:val="24"/>
        </w:rPr>
      </w:pPr>
      <w:r>
        <w:rPr>
          <w:rFonts w:ascii="宋体" w:hAnsi="宋体" w:hint="eastAsia"/>
          <w:bCs/>
          <w:sz w:val="24"/>
          <w:szCs w:val="24"/>
        </w:rPr>
        <w:t>1.S3/12,即将视同缴费月数按12个月折算成视同缴费年限，折算后剩余月数6个月以内的，按0.5年计算；7个月以上，按1年计算。</w:t>
      </w:r>
    </w:p>
    <w:p w14:paraId="50626A62" w14:textId="77777777" w:rsidR="00A94D46" w:rsidRDefault="00A94D46" w:rsidP="00A94D46">
      <w:pPr>
        <w:spacing w:line="360" w:lineRule="auto"/>
        <w:rPr>
          <w:rFonts w:ascii="宋体" w:hAnsi="宋体"/>
          <w:bCs/>
          <w:sz w:val="24"/>
          <w:szCs w:val="24"/>
        </w:rPr>
      </w:pPr>
      <w:r>
        <w:rPr>
          <w:rFonts w:ascii="宋体" w:hAnsi="宋体" w:hint="eastAsia"/>
          <w:bCs/>
          <w:sz w:val="24"/>
          <w:szCs w:val="24"/>
        </w:rPr>
        <w:t>四、计算个人账户养老金Y3</w:t>
      </w:r>
    </w:p>
    <w:p w14:paraId="6A9804EB" w14:textId="77777777" w:rsidR="00A94D46" w:rsidRDefault="00A94D46" w:rsidP="00A94D46">
      <w:pPr>
        <w:spacing w:line="360" w:lineRule="auto"/>
        <w:rPr>
          <w:rFonts w:ascii="宋体" w:hAnsi="宋体"/>
          <w:bCs/>
          <w:sz w:val="24"/>
          <w:szCs w:val="24"/>
        </w:rPr>
      </w:pPr>
      <w:r>
        <w:rPr>
          <w:rFonts w:ascii="宋体" w:hAnsi="宋体" w:hint="eastAsia"/>
          <w:bCs/>
          <w:sz w:val="24"/>
          <w:szCs w:val="24"/>
        </w:rPr>
        <w:t>个人账户养老金Y3＝退休时本人基本养老保险个人账户累计储存额÷计发月数</w:t>
      </w:r>
    </w:p>
    <w:p w14:paraId="6501AAF9" w14:textId="77777777" w:rsidR="00A94D46" w:rsidRDefault="00A94D46" w:rsidP="00A94D46">
      <w:pPr>
        <w:spacing w:line="360" w:lineRule="auto"/>
        <w:rPr>
          <w:rFonts w:ascii="宋体" w:hAnsi="宋体"/>
          <w:bCs/>
          <w:sz w:val="24"/>
          <w:szCs w:val="24"/>
        </w:rPr>
      </w:pPr>
      <w:r>
        <w:rPr>
          <w:rFonts w:ascii="宋体" w:hAnsi="宋体" w:hint="eastAsia"/>
          <w:bCs/>
          <w:sz w:val="24"/>
          <w:szCs w:val="24"/>
        </w:rPr>
        <w:t>五、计算职业年金Y4</w:t>
      </w:r>
    </w:p>
    <w:p w14:paraId="0C08F91D" w14:textId="77777777" w:rsidR="00A94D46" w:rsidRDefault="00A94D46" w:rsidP="00A94D46">
      <w:pPr>
        <w:spacing w:line="360" w:lineRule="auto"/>
        <w:rPr>
          <w:rFonts w:ascii="宋体" w:hAnsi="宋体"/>
          <w:bCs/>
          <w:sz w:val="24"/>
          <w:szCs w:val="24"/>
        </w:rPr>
      </w:pPr>
      <w:r>
        <w:rPr>
          <w:rFonts w:ascii="宋体" w:hAnsi="宋体" w:hint="eastAsia"/>
          <w:bCs/>
          <w:sz w:val="24"/>
          <w:szCs w:val="24"/>
        </w:rPr>
        <w:t>职业年金Y4=退休时本人职业年金账户储存额（按计算待遇时点的预估金额）÷计发月数</w:t>
      </w:r>
    </w:p>
    <w:p w14:paraId="4F497B2A" w14:textId="77777777" w:rsidR="00A94D46" w:rsidRDefault="00A94D46" w:rsidP="00A94D46">
      <w:pPr>
        <w:spacing w:line="360" w:lineRule="auto"/>
        <w:rPr>
          <w:rFonts w:ascii="宋体" w:hAnsi="宋体"/>
          <w:bCs/>
          <w:sz w:val="24"/>
          <w:szCs w:val="24"/>
        </w:rPr>
      </w:pPr>
      <w:r>
        <w:rPr>
          <w:rFonts w:ascii="宋体" w:hAnsi="宋体" w:hint="eastAsia"/>
          <w:bCs/>
          <w:sz w:val="24"/>
          <w:szCs w:val="24"/>
        </w:rPr>
        <w:t>企业年金=退休时本人企业年金储存额（按计算待遇时点的预估金额）÷计发月数</w:t>
      </w:r>
    </w:p>
    <w:p w14:paraId="5106EBD9" w14:textId="77777777" w:rsidR="00A94D46" w:rsidRDefault="00A94D46" w:rsidP="00A94D46">
      <w:pPr>
        <w:spacing w:line="360" w:lineRule="auto"/>
        <w:rPr>
          <w:rFonts w:ascii="宋体" w:hAnsi="宋体"/>
          <w:bCs/>
          <w:sz w:val="24"/>
          <w:szCs w:val="24"/>
        </w:rPr>
      </w:pPr>
      <w:r>
        <w:rPr>
          <w:rFonts w:ascii="宋体" w:hAnsi="宋体" w:hint="eastAsia"/>
          <w:bCs/>
          <w:sz w:val="24"/>
          <w:szCs w:val="24"/>
        </w:rPr>
        <w:t>年金待遇=职业年金待遇+企业年金待遇</w:t>
      </w:r>
    </w:p>
    <w:p w14:paraId="1192CBC3" w14:textId="77777777" w:rsidR="00A94D46" w:rsidRDefault="00A94D46" w:rsidP="00A94D46">
      <w:pPr>
        <w:spacing w:line="360" w:lineRule="auto"/>
        <w:rPr>
          <w:rFonts w:ascii="宋体" w:hAnsi="宋体"/>
          <w:bCs/>
          <w:sz w:val="24"/>
          <w:szCs w:val="24"/>
        </w:rPr>
      </w:pPr>
      <w:r>
        <w:rPr>
          <w:rFonts w:ascii="宋体" w:hAnsi="宋体" w:hint="eastAsia"/>
          <w:bCs/>
          <w:sz w:val="24"/>
          <w:szCs w:val="24"/>
        </w:rPr>
        <w:t>职业年金储存额：（正常缴费账户份额+记实缴费账户份额）×单位净值（待遇</w:t>
      </w:r>
      <w:r>
        <w:rPr>
          <w:rFonts w:ascii="宋体" w:hAnsi="宋体" w:hint="eastAsia"/>
          <w:bCs/>
          <w:sz w:val="24"/>
          <w:szCs w:val="24"/>
        </w:rPr>
        <w:lastRenderedPageBreak/>
        <w:t>计算时点）+（正常缴费账户金额+记实缴费账户金额）（含在途金额）-（正常缴费账户退费金额+记实缴费账户退费金额）（在途金额）；</w:t>
      </w:r>
    </w:p>
    <w:p w14:paraId="479FA8D8" w14:textId="77777777" w:rsidR="00A94D46" w:rsidRDefault="00A94D46" w:rsidP="00A94D46">
      <w:pPr>
        <w:spacing w:line="360" w:lineRule="auto"/>
        <w:rPr>
          <w:rFonts w:ascii="宋体" w:hAnsi="宋体"/>
          <w:bCs/>
          <w:sz w:val="24"/>
          <w:szCs w:val="24"/>
        </w:rPr>
      </w:pPr>
      <w:r>
        <w:rPr>
          <w:rFonts w:ascii="宋体" w:hAnsi="宋体" w:hint="eastAsia"/>
          <w:bCs/>
          <w:sz w:val="24"/>
          <w:szCs w:val="24"/>
        </w:rPr>
        <w:t xml:space="preserve">企业年金储存额：企业年金账户份额×单位净值（待遇计算时点）+企业年金金额（在途金额）。 </w:t>
      </w:r>
    </w:p>
    <w:p w14:paraId="531D385D" w14:textId="77777777" w:rsidR="00A94D46" w:rsidRDefault="00A94D46" w:rsidP="00A94D46">
      <w:pPr>
        <w:spacing w:line="360" w:lineRule="auto"/>
        <w:rPr>
          <w:rFonts w:ascii="宋体" w:hAnsi="宋体"/>
          <w:bCs/>
          <w:color w:val="FF0000"/>
          <w:sz w:val="24"/>
          <w:szCs w:val="24"/>
        </w:rPr>
      </w:pPr>
      <w:r>
        <w:rPr>
          <w:rFonts w:ascii="宋体" w:hAnsi="宋体" w:hint="eastAsia"/>
          <w:bCs/>
          <w:color w:val="FF0000"/>
          <w:sz w:val="24"/>
          <w:szCs w:val="24"/>
        </w:rPr>
        <w:t>1.企业年金待遇不参与过渡期内退休人员的新老办法待遇比对。</w:t>
      </w:r>
    </w:p>
    <w:p w14:paraId="23083615" w14:textId="77777777" w:rsidR="00A94D46" w:rsidRDefault="00A94D46" w:rsidP="00A94D46">
      <w:pPr>
        <w:spacing w:line="360" w:lineRule="auto"/>
        <w:rPr>
          <w:rFonts w:ascii="宋体" w:hAnsi="宋体"/>
          <w:bCs/>
          <w:color w:val="FF0000"/>
          <w:sz w:val="24"/>
          <w:szCs w:val="24"/>
        </w:rPr>
      </w:pPr>
      <w:r>
        <w:rPr>
          <w:rFonts w:ascii="宋体" w:hAnsi="宋体" w:hint="eastAsia"/>
          <w:bCs/>
          <w:color w:val="FF0000"/>
          <w:sz w:val="24"/>
          <w:szCs w:val="24"/>
        </w:rPr>
        <w:t>2.需要明确，如果职业年金有纳税，职业年金使用税后（税前？）金额进行新老办法待遇比对。表单体现的是职业年金（税后）金额。？？？</w:t>
      </w:r>
    </w:p>
    <w:p w14:paraId="0D0F857F" w14:textId="77777777" w:rsidR="00A94D46" w:rsidRDefault="00A94D46" w:rsidP="00A94D46">
      <w:pPr>
        <w:spacing w:line="360" w:lineRule="auto"/>
        <w:rPr>
          <w:rFonts w:ascii="宋体" w:hAnsi="宋体"/>
          <w:bCs/>
          <w:sz w:val="24"/>
          <w:szCs w:val="24"/>
        </w:rPr>
      </w:pPr>
    </w:p>
    <w:p w14:paraId="2780FFA7" w14:textId="77777777" w:rsidR="00A94D46" w:rsidRDefault="00A94D46" w:rsidP="00A94D46">
      <w:pPr>
        <w:spacing w:line="360" w:lineRule="auto"/>
        <w:rPr>
          <w:rFonts w:ascii="宋体" w:hAnsi="宋体"/>
          <w:bCs/>
          <w:sz w:val="24"/>
          <w:szCs w:val="24"/>
        </w:rPr>
      </w:pPr>
      <w:r>
        <w:rPr>
          <w:rFonts w:ascii="宋体" w:hAnsi="宋体" w:hint="eastAsia"/>
          <w:bCs/>
          <w:sz w:val="24"/>
          <w:szCs w:val="24"/>
        </w:rPr>
        <w:t>机关事业单位视同缴费年限个人缴费部分金额：试点年金份额×单位净值（待遇计算时点）+试点年金金额（在途金额）。</w:t>
      </w:r>
    </w:p>
    <w:p w14:paraId="1ADC6B15" w14:textId="77777777" w:rsidR="00A94D46" w:rsidRDefault="00A94D46" w:rsidP="00A94D46">
      <w:pPr>
        <w:spacing w:line="360" w:lineRule="auto"/>
        <w:rPr>
          <w:rFonts w:ascii="宋体" w:hAnsi="宋体"/>
          <w:bCs/>
          <w:sz w:val="24"/>
          <w:szCs w:val="24"/>
        </w:rPr>
      </w:pPr>
      <w:r>
        <w:rPr>
          <w:rFonts w:ascii="宋体" w:hAnsi="宋体" w:hint="eastAsia"/>
          <w:bCs/>
          <w:sz w:val="24"/>
          <w:szCs w:val="24"/>
        </w:rPr>
        <w:t>注：</w:t>
      </w:r>
    </w:p>
    <w:p w14:paraId="1504CE10" w14:textId="77777777" w:rsidR="00A94D46" w:rsidRDefault="00A94D46" w:rsidP="00A94D46">
      <w:pPr>
        <w:spacing w:line="360" w:lineRule="auto"/>
        <w:rPr>
          <w:rFonts w:ascii="宋体" w:hAnsi="宋体"/>
          <w:bCs/>
          <w:sz w:val="24"/>
          <w:szCs w:val="24"/>
        </w:rPr>
      </w:pPr>
      <w:r>
        <w:rPr>
          <w:rFonts w:ascii="宋体" w:hAnsi="宋体" w:hint="eastAsia"/>
          <w:bCs/>
          <w:sz w:val="24"/>
          <w:szCs w:val="24"/>
        </w:rPr>
        <w:t>1.计发月数：根据退休时年龄，按个人账户养老金计发月数表，选取对应的计发月数；</w:t>
      </w:r>
    </w:p>
    <w:p w14:paraId="7461EF96" w14:textId="77777777" w:rsidR="00A94D46" w:rsidRDefault="00A94D46" w:rsidP="00A94D46">
      <w:pPr>
        <w:spacing w:line="360" w:lineRule="auto"/>
        <w:jc w:val="left"/>
        <w:rPr>
          <w:rFonts w:ascii="宋体" w:hAnsi="宋体"/>
          <w:b/>
          <w:szCs w:val="28"/>
        </w:rPr>
      </w:pPr>
      <w:r>
        <w:rPr>
          <w:rFonts w:ascii="宋体" w:hAnsi="宋体" w:hint="eastAsia"/>
          <w:bCs/>
          <w:sz w:val="24"/>
          <w:szCs w:val="24"/>
        </w:rPr>
        <w:t>2.上年度社会平均工资:按参保人员退休时上一年度社会平均工资或者文件规定的退休当年的计发基数（2019年起），如未公布最新的参数，先沿用上年度退休的参数；</w:t>
      </w:r>
    </w:p>
    <w:p w14:paraId="6C313B09" w14:textId="77777777" w:rsidR="00A94D46" w:rsidRDefault="00A94D46" w:rsidP="00A94D46">
      <w:pPr>
        <w:spacing w:line="360" w:lineRule="auto"/>
        <w:jc w:val="center"/>
        <w:rPr>
          <w:rFonts w:ascii="宋体" w:hAnsi="宋体"/>
          <w:b/>
          <w:szCs w:val="28"/>
        </w:rPr>
      </w:pPr>
      <w:r>
        <w:rPr>
          <w:rFonts w:ascii="宋体" w:hAnsi="宋体" w:hint="eastAsia"/>
          <w:b/>
          <w:szCs w:val="28"/>
        </w:rPr>
        <w:t>三、新老办法待遇比对</w:t>
      </w:r>
    </w:p>
    <w:p w14:paraId="37B2B7B0" w14:textId="77777777" w:rsidR="00A94D46" w:rsidRDefault="00A94D46" w:rsidP="00A94D46">
      <w:pPr>
        <w:spacing w:line="360" w:lineRule="auto"/>
        <w:rPr>
          <w:rFonts w:ascii="宋体" w:hAnsi="宋体"/>
          <w:bCs/>
          <w:sz w:val="24"/>
          <w:szCs w:val="24"/>
        </w:rPr>
      </w:pPr>
      <w:r>
        <w:rPr>
          <w:rFonts w:ascii="宋体" w:hAnsi="宋体" w:hint="eastAsia"/>
          <w:bCs/>
          <w:sz w:val="24"/>
          <w:szCs w:val="24"/>
        </w:rPr>
        <w:t xml:space="preserve">2014年10月1日至2024年9月30日退休的参保人员，均需新老办法比对计算最终待遇。 </w:t>
      </w:r>
    </w:p>
    <w:p w14:paraId="5E3DB8AC" w14:textId="77777777" w:rsidR="00A94D46" w:rsidRDefault="00A94D46" w:rsidP="00A94D46">
      <w:pPr>
        <w:spacing w:line="360" w:lineRule="auto"/>
        <w:rPr>
          <w:rFonts w:ascii="宋体" w:hAnsi="宋体"/>
          <w:bCs/>
          <w:sz w:val="24"/>
          <w:szCs w:val="24"/>
        </w:rPr>
      </w:pPr>
      <w:r>
        <w:rPr>
          <w:rFonts w:ascii="宋体" w:hAnsi="宋体" w:hint="eastAsia"/>
          <w:bCs/>
          <w:sz w:val="24"/>
          <w:szCs w:val="24"/>
        </w:rPr>
        <w:t>① 老办法=(</w:t>
      </w:r>
      <w:r>
        <w:rPr>
          <w:rFonts w:ascii="宋体" w:hAnsi="宋体"/>
          <w:bCs/>
          <w:sz w:val="24"/>
          <w:szCs w:val="24"/>
        </w:rPr>
        <w:t>基本退休费＋生活补贴)×</w:t>
      </w:r>
      <w:r>
        <w:rPr>
          <w:rFonts w:ascii="宋体" w:hAnsi="宋体" w:hint="eastAsia"/>
          <w:bCs/>
          <w:sz w:val="24"/>
          <w:szCs w:val="24"/>
        </w:rPr>
        <w:t xml:space="preserve">Π </w:t>
      </w:r>
      <w:r>
        <w:rPr>
          <w:rFonts w:ascii="宋体" w:hAnsi="宋体"/>
          <w:bCs/>
          <w:sz w:val="24"/>
          <w:szCs w:val="24"/>
        </w:rPr>
        <w:t xml:space="preserve">(1+增长率) </w:t>
      </w:r>
    </w:p>
    <w:p w14:paraId="00E2813E" w14:textId="77777777" w:rsidR="00A94D46" w:rsidRDefault="00A94D46" w:rsidP="00A94D46">
      <w:pPr>
        <w:spacing w:line="360" w:lineRule="auto"/>
        <w:rPr>
          <w:rFonts w:ascii="宋体" w:hAnsi="宋体"/>
          <w:bCs/>
          <w:sz w:val="24"/>
          <w:szCs w:val="24"/>
        </w:rPr>
      </w:pPr>
      <w:r>
        <w:rPr>
          <w:rFonts w:ascii="宋体" w:hAnsi="宋体"/>
          <w:bCs/>
          <w:sz w:val="24"/>
          <w:szCs w:val="24"/>
        </w:rPr>
        <w:t>② 新办法=基础养老金＋个人账户养老金＋过渡性养老金＋职业年金</w:t>
      </w:r>
    </w:p>
    <w:p w14:paraId="0C84EA70" w14:textId="77777777" w:rsidR="00A94D46" w:rsidRDefault="00A94D46" w:rsidP="00A94D46">
      <w:pPr>
        <w:spacing w:line="360" w:lineRule="auto"/>
        <w:rPr>
          <w:rFonts w:ascii="宋体" w:hAnsi="宋体"/>
          <w:bCs/>
          <w:sz w:val="24"/>
          <w:szCs w:val="24"/>
        </w:rPr>
      </w:pPr>
      <w:r>
        <w:rPr>
          <w:rFonts w:ascii="宋体" w:hAnsi="宋体" w:hint="eastAsia"/>
          <w:bCs/>
          <w:sz w:val="24"/>
          <w:szCs w:val="24"/>
        </w:rPr>
        <w:t xml:space="preserve">待遇 = ① </w:t>
      </w:r>
      <w:r>
        <w:rPr>
          <w:rFonts w:ascii="宋体" w:hAnsi="宋体"/>
          <w:bCs/>
          <w:sz w:val="24"/>
          <w:szCs w:val="24"/>
        </w:rPr>
        <w:t xml:space="preserve">, </w:t>
      </w:r>
      <w:r>
        <w:rPr>
          <w:rFonts w:ascii="宋体" w:hAnsi="宋体" w:hint="eastAsia"/>
          <w:bCs/>
          <w:sz w:val="24"/>
          <w:szCs w:val="24"/>
        </w:rPr>
        <w:t xml:space="preserve">                         </w:t>
      </w:r>
      <w:r>
        <w:rPr>
          <w:rFonts w:ascii="宋体" w:hAnsi="宋体"/>
          <w:bCs/>
          <w:sz w:val="24"/>
          <w:szCs w:val="24"/>
        </w:rPr>
        <w:t xml:space="preserve">②≤ ① </w:t>
      </w:r>
    </w:p>
    <w:p w14:paraId="62228608" w14:textId="77777777" w:rsidR="00A94D46" w:rsidRDefault="00A94D46" w:rsidP="00A94D46">
      <w:pPr>
        <w:spacing w:line="360" w:lineRule="auto"/>
        <w:ind w:firstLineChars="300" w:firstLine="720"/>
        <w:rPr>
          <w:rFonts w:ascii="宋体" w:hAnsi="宋体"/>
          <w:bCs/>
          <w:sz w:val="24"/>
          <w:szCs w:val="24"/>
        </w:rPr>
      </w:pPr>
      <w:r>
        <w:rPr>
          <w:rFonts w:ascii="宋体" w:hAnsi="宋体" w:hint="eastAsia"/>
          <w:bCs/>
          <w:sz w:val="24"/>
          <w:szCs w:val="24"/>
        </w:rPr>
        <w:t>①+（②-①）×[(Y-2014)×10%]</w:t>
      </w:r>
      <w:r>
        <w:rPr>
          <w:rFonts w:ascii="宋体" w:hAnsi="宋体"/>
          <w:bCs/>
          <w:sz w:val="24"/>
          <w:szCs w:val="24"/>
        </w:rPr>
        <w:t xml:space="preserve"> , ②＞①(2015 ≤ </w:t>
      </w:r>
      <w:r>
        <w:rPr>
          <w:rFonts w:ascii="宋体" w:hAnsi="宋体" w:hint="eastAsia"/>
          <w:bCs/>
          <w:sz w:val="24"/>
          <w:szCs w:val="24"/>
        </w:rPr>
        <w:t>Y</w:t>
      </w:r>
      <w:r>
        <w:rPr>
          <w:rFonts w:ascii="宋体" w:hAnsi="宋体"/>
          <w:bCs/>
          <w:sz w:val="24"/>
          <w:szCs w:val="24"/>
        </w:rPr>
        <w:t xml:space="preserve"> ≤ 2024)</w:t>
      </w:r>
    </w:p>
    <w:p w14:paraId="617CC0DA" w14:textId="77777777" w:rsidR="00A94D46" w:rsidRDefault="00A94D46" w:rsidP="00A94D46">
      <w:pPr>
        <w:spacing w:line="360" w:lineRule="auto"/>
        <w:rPr>
          <w:rFonts w:ascii="宋体" w:hAnsi="宋体"/>
          <w:bCs/>
          <w:sz w:val="24"/>
          <w:szCs w:val="24"/>
        </w:rPr>
      </w:pPr>
      <w:r>
        <w:rPr>
          <w:rFonts w:ascii="宋体" w:hAnsi="宋体" w:hint="eastAsia"/>
          <w:bCs/>
          <w:sz w:val="24"/>
          <w:szCs w:val="24"/>
        </w:rPr>
        <w:t>注：根据闽人社文[2019]236号文规定，退休人员最终核定的退休当月养老金不得高于上限，如果高出，差额部分从过渡性养老金中扣减，过渡性养老金不够扣减的，其余部分再从基础养老金中扣减。</w:t>
      </w:r>
    </w:p>
    <w:p w14:paraId="09FF488F" w14:textId="77777777" w:rsidR="00A94D46" w:rsidRDefault="00A94D46" w:rsidP="00A94D46">
      <w:pPr>
        <w:widowControl/>
        <w:jc w:val="left"/>
        <w:rPr>
          <w:rFonts w:ascii="宋体" w:hAnsi="宋体"/>
          <w:bCs/>
          <w:sz w:val="24"/>
          <w:szCs w:val="24"/>
        </w:rPr>
      </w:pPr>
      <w:r>
        <w:rPr>
          <w:rFonts w:ascii="宋体" w:hAnsi="宋体" w:hint="eastAsia"/>
          <w:bCs/>
          <w:sz w:val="24"/>
          <w:szCs w:val="24"/>
        </w:rPr>
        <w:t>一、计算2018年度的相同退休人员月养老金Y2018</w:t>
      </w:r>
    </w:p>
    <w:p w14:paraId="218F55DE" w14:textId="77777777" w:rsidR="00A94D46" w:rsidRDefault="00A94D46" w:rsidP="00A94D46">
      <w:pPr>
        <w:widowControl/>
        <w:jc w:val="left"/>
        <w:rPr>
          <w:rFonts w:ascii="宋体" w:hAnsi="宋体"/>
          <w:bCs/>
          <w:sz w:val="24"/>
          <w:szCs w:val="24"/>
        </w:rPr>
      </w:pPr>
    </w:p>
    <w:p w14:paraId="12DDD6CE" w14:textId="77777777" w:rsidR="00A94D46" w:rsidRDefault="00A94D46" w:rsidP="00A94D46">
      <w:pPr>
        <w:widowControl/>
        <w:jc w:val="left"/>
        <w:rPr>
          <w:rFonts w:ascii="宋体" w:hAnsi="宋体"/>
          <w:bCs/>
          <w:sz w:val="24"/>
          <w:szCs w:val="24"/>
        </w:rPr>
      </w:pPr>
      <w:r>
        <w:rPr>
          <w:rFonts w:ascii="宋体" w:hAnsi="宋体"/>
          <w:bCs/>
          <w:noProof/>
          <w:sz w:val="24"/>
          <w:szCs w:val="24"/>
        </w:rPr>
        <w:lastRenderedPageBreak/>
        <w:drawing>
          <wp:inline distT="0" distB="0" distL="114300" distR="114300" wp14:anchorId="6ED36536" wp14:editId="3EDEBD22">
            <wp:extent cx="4390390" cy="4902835"/>
            <wp:effectExtent l="0" t="0" r="0" b="4445"/>
            <wp:docPr id="14" name="图片 14" descr="导出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导出4"/>
                    <pic:cNvPicPr>
                      <a:picLocks noChangeAspect="1"/>
                    </pic:cNvPicPr>
                  </pic:nvPicPr>
                  <pic:blipFill>
                    <a:blip r:embed="rId13"/>
                    <a:stretch>
                      <a:fillRect/>
                    </a:stretch>
                  </pic:blipFill>
                  <pic:spPr>
                    <a:xfrm>
                      <a:off x="0" y="0"/>
                      <a:ext cx="4390390" cy="4902835"/>
                    </a:xfrm>
                    <a:prstGeom prst="rect">
                      <a:avLst/>
                    </a:prstGeom>
                  </pic:spPr>
                </pic:pic>
              </a:graphicData>
            </a:graphic>
          </wp:inline>
        </w:drawing>
      </w:r>
    </w:p>
    <w:p w14:paraId="6386564E" w14:textId="77777777" w:rsidR="00A94D46" w:rsidRDefault="00A94D46" w:rsidP="00A94D46">
      <w:pPr>
        <w:spacing w:line="360" w:lineRule="auto"/>
        <w:rPr>
          <w:rFonts w:ascii="宋体" w:hAnsi="宋体"/>
          <w:bCs/>
          <w:sz w:val="24"/>
          <w:szCs w:val="24"/>
        </w:rPr>
      </w:pPr>
      <w:r>
        <w:rPr>
          <w:rFonts w:ascii="宋体" w:hAnsi="宋体" w:hint="eastAsia"/>
          <w:bCs/>
          <w:sz w:val="24"/>
          <w:szCs w:val="24"/>
        </w:rPr>
        <w:t>二、计算养老金上限（根据闽人社文[2019]236号文规定）</w:t>
      </w:r>
    </w:p>
    <w:p w14:paraId="33A9D464" w14:textId="77777777" w:rsidR="00A94D46" w:rsidRDefault="00A94D46" w:rsidP="00A94D46">
      <w:pPr>
        <w:spacing w:line="360" w:lineRule="auto"/>
        <w:ind w:firstLineChars="200" w:firstLine="480"/>
        <w:rPr>
          <w:rFonts w:ascii="宋体" w:hAnsi="宋体"/>
          <w:bCs/>
          <w:sz w:val="24"/>
          <w:szCs w:val="24"/>
        </w:rPr>
      </w:pPr>
      <w:r>
        <w:rPr>
          <w:rFonts w:ascii="宋体" w:hAnsi="宋体"/>
          <w:bCs/>
          <w:noProof/>
          <w:sz w:val="24"/>
          <w:szCs w:val="24"/>
        </w:rPr>
        <w:lastRenderedPageBreak/>
        <w:drawing>
          <wp:inline distT="0" distB="0" distL="114300" distR="114300" wp14:anchorId="020A8637" wp14:editId="68CB9CAF">
            <wp:extent cx="3922395" cy="3775710"/>
            <wp:effectExtent l="0" t="0" r="9525" b="3810"/>
            <wp:docPr id="16" name="图片 16" descr="无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无标题1"/>
                    <pic:cNvPicPr>
                      <a:picLocks noChangeAspect="1"/>
                    </pic:cNvPicPr>
                  </pic:nvPicPr>
                  <pic:blipFill>
                    <a:blip r:embed="rId14"/>
                    <a:stretch>
                      <a:fillRect/>
                    </a:stretch>
                  </pic:blipFill>
                  <pic:spPr>
                    <a:xfrm>
                      <a:off x="0" y="0"/>
                      <a:ext cx="3922395" cy="3775710"/>
                    </a:xfrm>
                    <a:prstGeom prst="rect">
                      <a:avLst/>
                    </a:prstGeom>
                  </pic:spPr>
                </pic:pic>
              </a:graphicData>
            </a:graphic>
          </wp:inline>
        </w:drawing>
      </w:r>
    </w:p>
    <w:p w14:paraId="1545C2F1" w14:textId="77777777" w:rsidR="00A94D46" w:rsidRDefault="00A94D46" w:rsidP="00A94D46">
      <w:pPr>
        <w:spacing w:line="360" w:lineRule="auto"/>
        <w:rPr>
          <w:rFonts w:ascii="宋体" w:hAnsi="宋体"/>
          <w:bCs/>
          <w:sz w:val="24"/>
          <w:szCs w:val="24"/>
        </w:rPr>
      </w:pPr>
      <w:r>
        <w:rPr>
          <w:rFonts w:ascii="宋体" w:hAnsi="宋体" w:hint="eastAsia"/>
          <w:bCs/>
          <w:sz w:val="24"/>
          <w:szCs w:val="24"/>
        </w:rPr>
        <w:t>三、计算新办法超出老办法部分的计发数</w:t>
      </w:r>
    </w:p>
    <w:p w14:paraId="30545D63" w14:textId="77777777" w:rsidR="00A94D46" w:rsidRDefault="00A94D46" w:rsidP="00A94D46">
      <w:pPr>
        <w:spacing w:line="360" w:lineRule="auto"/>
        <w:rPr>
          <w:rFonts w:ascii="宋体" w:hAnsi="宋体"/>
          <w:bCs/>
          <w:sz w:val="24"/>
          <w:szCs w:val="24"/>
        </w:rPr>
      </w:pPr>
      <w:r>
        <w:rPr>
          <w:rFonts w:ascii="宋体" w:hAnsi="宋体" w:hint="eastAsia"/>
          <w:bCs/>
          <w:sz w:val="24"/>
          <w:szCs w:val="24"/>
        </w:rPr>
        <w:t xml:space="preserve"> </w:t>
      </w:r>
      <w:r>
        <w:rPr>
          <w:rFonts w:ascii="宋体" w:hAnsi="宋体"/>
          <w:bCs/>
          <w:noProof/>
          <w:sz w:val="24"/>
          <w:szCs w:val="24"/>
        </w:rPr>
        <w:drawing>
          <wp:inline distT="0" distB="0" distL="114300" distR="114300" wp14:anchorId="6646C1F6" wp14:editId="438BE9C9">
            <wp:extent cx="4262120" cy="3796665"/>
            <wp:effectExtent l="0" t="0" r="0" b="13335"/>
            <wp:docPr id="10" name="图片 10" descr="导出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导出5"/>
                    <pic:cNvPicPr>
                      <a:picLocks noChangeAspect="1"/>
                    </pic:cNvPicPr>
                  </pic:nvPicPr>
                  <pic:blipFill>
                    <a:blip r:embed="rId15"/>
                    <a:stretch>
                      <a:fillRect/>
                    </a:stretch>
                  </pic:blipFill>
                  <pic:spPr>
                    <a:xfrm>
                      <a:off x="0" y="0"/>
                      <a:ext cx="4262120" cy="3796665"/>
                    </a:xfrm>
                    <a:prstGeom prst="rect">
                      <a:avLst/>
                    </a:prstGeom>
                  </pic:spPr>
                </pic:pic>
              </a:graphicData>
            </a:graphic>
          </wp:inline>
        </w:drawing>
      </w:r>
    </w:p>
    <w:p w14:paraId="2F8F5D88" w14:textId="77777777" w:rsidR="00A94D46" w:rsidRDefault="00A94D46" w:rsidP="00A94D46">
      <w:pPr>
        <w:numPr>
          <w:ilvl w:val="0"/>
          <w:numId w:val="1"/>
        </w:numPr>
        <w:spacing w:line="360" w:lineRule="auto"/>
        <w:rPr>
          <w:rFonts w:ascii="宋体" w:hAnsi="宋体"/>
          <w:bCs/>
          <w:sz w:val="24"/>
          <w:szCs w:val="24"/>
        </w:rPr>
      </w:pPr>
      <w:r>
        <w:rPr>
          <w:rFonts w:ascii="宋体" w:hAnsi="宋体" w:hint="eastAsia"/>
          <w:bCs/>
          <w:sz w:val="24"/>
          <w:szCs w:val="24"/>
        </w:rPr>
        <w:t>计算养老金</w:t>
      </w:r>
    </w:p>
    <w:p w14:paraId="2A03F796" w14:textId="77777777" w:rsidR="00A94D46" w:rsidRDefault="00A94D46" w:rsidP="00A94D46">
      <w:pPr>
        <w:numPr>
          <w:ilvl w:val="0"/>
          <w:numId w:val="5"/>
        </w:numPr>
        <w:spacing w:line="360" w:lineRule="auto"/>
        <w:rPr>
          <w:rFonts w:ascii="宋体" w:hAnsi="宋体"/>
          <w:bCs/>
          <w:sz w:val="24"/>
          <w:szCs w:val="24"/>
        </w:rPr>
      </w:pPr>
      <w:r>
        <w:rPr>
          <w:rFonts w:ascii="宋体" w:hAnsi="宋体" w:hint="eastAsia"/>
          <w:bCs/>
          <w:sz w:val="24"/>
          <w:szCs w:val="24"/>
        </w:rPr>
        <w:lastRenderedPageBreak/>
        <w:t>过渡期内退休人员，如不满足新办法计算条件，直接按老办法计算待遇，只生成老办法待遇。</w:t>
      </w:r>
    </w:p>
    <w:p w14:paraId="753DEC69" w14:textId="77777777" w:rsidR="00A94D46" w:rsidRDefault="00A94D46" w:rsidP="00A94D46">
      <w:pPr>
        <w:numPr>
          <w:ilvl w:val="0"/>
          <w:numId w:val="5"/>
        </w:numPr>
        <w:spacing w:line="360" w:lineRule="auto"/>
        <w:rPr>
          <w:rFonts w:ascii="宋体" w:hAnsi="宋体"/>
          <w:bCs/>
          <w:sz w:val="24"/>
          <w:szCs w:val="24"/>
        </w:rPr>
      </w:pPr>
      <w:r>
        <w:rPr>
          <w:rFonts w:ascii="宋体" w:hAnsi="宋体" w:hint="eastAsia"/>
          <w:bCs/>
          <w:sz w:val="24"/>
          <w:szCs w:val="24"/>
        </w:rPr>
        <w:t>过渡期内退休人员，满足新办法计算条件，或者过渡期后退休人员，如下计算待遇。</w:t>
      </w:r>
    </w:p>
    <w:p w14:paraId="63A37DD1" w14:textId="77777777" w:rsidR="00A94D46" w:rsidRDefault="00A94D46" w:rsidP="00A94D46">
      <w:pPr>
        <w:spacing w:line="360" w:lineRule="auto"/>
        <w:rPr>
          <w:rFonts w:ascii="宋体" w:hAnsi="宋体"/>
          <w:bCs/>
          <w:sz w:val="24"/>
          <w:szCs w:val="24"/>
        </w:rPr>
      </w:pPr>
      <w:r>
        <w:rPr>
          <w:rFonts w:ascii="宋体" w:hAnsi="宋体" w:hint="eastAsia"/>
          <w:bCs/>
          <w:noProof/>
          <w:sz w:val="24"/>
          <w:szCs w:val="24"/>
        </w:rPr>
        <w:drawing>
          <wp:inline distT="0" distB="0" distL="114300" distR="114300" wp14:anchorId="6994A1AD" wp14:editId="060B6C01">
            <wp:extent cx="4684395" cy="5531485"/>
            <wp:effectExtent l="0" t="0" r="0" b="635"/>
            <wp:docPr id="15" name="图片 15" descr="导出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导出6"/>
                    <pic:cNvPicPr>
                      <a:picLocks noChangeAspect="1"/>
                    </pic:cNvPicPr>
                  </pic:nvPicPr>
                  <pic:blipFill>
                    <a:blip r:embed="rId16"/>
                    <a:stretch>
                      <a:fillRect/>
                    </a:stretch>
                  </pic:blipFill>
                  <pic:spPr>
                    <a:xfrm>
                      <a:off x="0" y="0"/>
                      <a:ext cx="4684395" cy="5531485"/>
                    </a:xfrm>
                    <a:prstGeom prst="rect">
                      <a:avLst/>
                    </a:prstGeom>
                  </pic:spPr>
                </pic:pic>
              </a:graphicData>
            </a:graphic>
          </wp:inline>
        </w:drawing>
      </w:r>
    </w:p>
    <w:p w14:paraId="121E9691" w14:textId="77777777" w:rsidR="00A94D46" w:rsidRDefault="00A94D46" w:rsidP="00A94D46">
      <w:pPr>
        <w:spacing w:line="360" w:lineRule="auto"/>
        <w:rPr>
          <w:rFonts w:ascii="宋体" w:hAnsi="宋体"/>
          <w:bCs/>
          <w:sz w:val="24"/>
          <w:szCs w:val="24"/>
        </w:rPr>
      </w:pPr>
      <w:r>
        <w:rPr>
          <w:rFonts w:ascii="宋体" w:hAnsi="宋体" w:hint="eastAsia"/>
          <w:bCs/>
          <w:sz w:val="24"/>
          <w:szCs w:val="24"/>
        </w:rPr>
        <w:t>待遇明细体现为：基础养老金、过渡性养老金、个人账户养老金、机关事业新待遇补差养老金、职业年金待遇。</w:t>
      </w:r>
    </w:p>
    <w:p w14:paraId="3A82F1C6" w14:textId="77777777" w:rsidR="00A94D46" w:rsidRDefault="00A94D46" w:rsidP="00A94D46">
      <w:pPr>
        <w:spacing w:line="360" w:lineRule="auto"/>
        <w:rPr>
          <w:rFonts w:ascii="宋体" w:hAnsi="宋体"/>
          <w:bCs/>
          <w:sz w:val="24"/>
          <w:szCs w:val="24"/>
        </w:rPr>
      </w:pPr>
      <w:r>
        <w:rPr>
          <w:rFonts w:ascii="宋体" w:hAnsi="宋体" w:hint="eastAsia"/>
          <w:bCs/>
          <w:sz w:val="24"/>
          <w:szCs w:val="24"/>
        </w:rPr>
        <w:t>注：</w:t>
      </w:r>
    </w:p>
    <w:p w14:paraId="4C81FC24" w14:textId="77777777" w:rsidR="00A94D46" w:rsidRDefault="00A94D46" w:rsidP="00A94D46">
      <w:pPr>
        <w:numPr>
          <w:ilvl w:val="0"/>
          <w:numId w:val="6"/>
        </w:numPr>
        <w:spacing w:line="360" w:lineRule="auto"/>
        <w:rPr>
          <w:rFonts w:ascii="宋体" w:hAnsi="宋体"/>
          <w:bCs/>
          <w:sz w:val="24"/>
          <w:szCs w:val="24"/>
        </w:rPr>
      </w:pPr>
      <w:r>
        <w:rPr>
          <w:rFonts w:ascii="宋体" w:hAnsi="宋体" w:hint="eastAsia"/>
          <w:bCs/>
          <w:sz w:val="24"/>
          <w:szCs w:val="24"/>
        </w:rPr>
        <w:t>待遇执行时间如早于当前业务结算期，系统自动根据待遇计算结果生成补发金额（含职业年金），</w:t>
      </w:r>
      <w:r>
        <w:rPr>
          <w:rFonts w:ascii="宋体" w:hAnsi="宋体" w:hint="eastAsia"/>
          <w:bCs/>
          <w:color w:val="FF0000"/>
          <w:sz w:val="24"/>
          <w:szCs w:val="24"/>
        </w:rPr>
        <w:t>如退休人员有跨年度计算待遇，涉及调资的（调资文件已公布，系统已维护相应调资参数的情况），根据退休时的待遇金额，调用调</w:t>
      </w:r>
      <w:r>
        <w:rPr>
          <w:rFonts w:ascii="宋体" w:hAnsi="宋体" w:hint="eastAsia"/>
          <w:bCs/>
          <w:color w:val="FF0000"/>
          <w:sz w:val="24"/>
          <w:szCs w:val="24"/>
        </w:rPr>
        <w:lastRenderedPageBreak/>
        <w:t>资计算公式一并计算，并在计发表上体现调资金额及当前待遇信息</w:t>
      </w:r>
      <w:r>
        <w:rPr>
          <w:rFonts w:ascii="宋体" w:hAnsi="宋体" w:hint="eastAsia"/>
          <w:bCs/>
          <w:sz w:val="24"/>
          <w:szCs w:val="24"/>
        </w:rPr>
        <w:t>；</w:t>
      </w:r>
    </w:p>
    <w:p w14:paraId="31B2C84C" w14:textId="77777777" w:rsidR="00A94D46" w:rsidRDefault="00A94D46" w:rsidP="00A94D46">
      <w:pPr>
        <w:spacing w:line="360" w:lineRule="auto"/>
        <w:rPr>
          <w:rFonts w:ascii="宋体" w:hAnsi="宋体"/>
          <w:bCs/>
          <w:sz w:val="24"/>
          <w:szCs w:val="24"/>
        </w:rPr>
      </w:pPr>
      <w:r>
        <w:rPr>
          <w:rFonts w:ascii="宋体" w:hAnsi="宋体" w:hint="eastAsia"/>
          <w:bCs/>
          <w:sz w:val="24"/>
          <w:szCs w:val="24"/>
        </w:rPr>
        <w:t>2.2024年10月1日起退休人员，机关事业新待遇补差养老金为0；</w:t>
      </w:r>
    </w:p>
    <w:p w14:paraId="32BACF92" w14:textId="77777777" w:rsidR="00A94D46" w:rsidRDefault="00A94D46" w:rsidP="00A94D46">
      <w:pPr>
        <w:spacing w:line="360" w:lineRule="auto"/>
        <w:rPr>
          <w:rFonts w:ascii="宋体" w:hAnsi="宋体"/>
          <w:bCs/>
          <w:sz w:val="24"/>
          <w:szCs w:val="24"/>
        </w:rPr>
      </w:pPr>
      <w:r>
        <w:rPr>
          <w:rFonts w:ascii="宋体" w:hAnsi="宋体" w:hint="eastAsia"/>
          <w:bCs/>
          <w:sz w:val="24"/>
          <w:szCs w:val="24"/>
        </w:rPr>
        <w:t>2.无视同缴费年限的退休人员，过渡性养老金为0。</w:t>
      </w:r>
    </w:p>
    <w:p w14:paraId="43B9E436" w14:textId="77777777" w:rsidR="00A94D46" w:rsidRDefault="00A94D46" w:rsidP="00A94D46">
      <w:pPr>
        <w:spacing w:line="360" w:lineRule="auto"/>
        <w:rPr>
          <w:rFonts w:ascii="宋体" w:hAnsi="宋体"/>
          <w:bCs/>
          <w:sz w:val="24"/>
          <w:szCs w:val="24"/>
        </w:rPr>
      </w:pPr>
    </w:p>
    <w:p w14:paraId="4D74D318" w14:textId="77777777" w:rsidR="00A94D46" w:rsidRDefault="00A94D46" w:rsidP="00A94D46">
      <w:pPr>
        <w:spacing w:line="360" w:lineRule="auto"/>
        <w:rPr>
          <w:rFonts w:ascii="宋体" w:hAnsi="宋体"/>
          <w:bCs/>
          <w:color w:val="FF0000"/>
          <w:sz w:val="24"/>
          <w:szCs w:val="24"/>
        </w:rPr>
      </w:pPr>
      <w:r>
        <w:rPr>
          <w:rFonts w:ascii="宋体" w:hAnsi="宋体" w:hint="eastAsia"/>
          <w:bCs/>
          <w:color w:val="FF0000"/>
          <w:sz w:val="24"/>
          <w:szCs w:val="24"/>
        </w:rPr>
        <w:t>厦门市待遇的特殊性</w:t>
      </w:r>
      <w:r>
        <w:rPr>
          <w:rFonts w:ascii="宋体" w:hAnsi="宋体" w:hint="eastAsia"/>
          <w:bCs/>
          <w:color w:val="FF0000"/>
          <w:sz w:val="24"/>
          <w:szCs w:val="24"/>
        </w:rPr>
        <w:br/>
        <w:t>①视同缴费年限=视同缴费月数/12，取四位小数（在组织、人社部门认定的工作年限的基础上确定视同缴费时间段）</w:t>
      </w:r>
    </w:p>
    <w:p w14:paraId="15D313A4" w14:textId="77777777" w:rsidR="00A94D46" w:rsidRDefault="00A94D46" w:rsidP="00A94D46">
      <w:pPr>
        <w:spacing w:line="360" w:lineRule="auto"/>
        <w:rPr>
          <w:rFonts w:ascii="宋体" w:hAnsi="宋体"/>
          <w:bCs/>
          <w:color w:val="FF0000"/>
          <w:sz w:val="24"/>
          <w:szCs w:val="24"/>
        </w:rPr>
      </w:pPr>
      <w:r>
        <w:rPr>
          <w:rFonts w:ascii="宋体" w:hAnsi="宋体" w:hint="eastAsia"/>
          <w:bCs/>
          <w:color w:val="FF0000"/>
          <w:sz w:val="24"/>
          <w:szCs w:val="24"/>
        </w:rPr>
        <w:t>实际缴费年限=实际缴费月数/12，取四位小数</w:t>
      </w:r>
    </w:p>
    <w:p w14:paraId="5DA53ED6" w14:textId="77777777" w:rsidR="00A94D46" w:rsidRDefault="00A94D46" w:rsidP="00A94D46">
      <w:pPr>
        <w:spacing w:line="360" w:lineRule="auto"/>
        <w:rPr>
          <w:rFonts w:ascii="宋体" w:hAnsi="宋体"/>
          <w:bCs/>
          <w:color w:val="FF0000"/>
          <w:sz w:val="24"/>
          <w:szCs w:val="24"/>
        </w:rPr>
      </w:pPr>
      <w:r>
        <w:rPr>
          <w:rFonts w:ascii="宋体" w:hAnsi="宋体" w:hint="eastAsia"/>
          <w:bCs/>
          <w:color w:val="FF0000"/>
          <w:sz w:val="24"/>
          <w:szCs w:val="24"/>
        </w:rPr>
        <w:t>累计缴费年限=（视同缴费月数+实际缴费月数）/12，取四位小数</w:t>
      </w:r>
    </w:p>
    <w:p w14:paraId="276883CA" w14:textId="77777777" w:rsidR="00553DD4" w:rsidRDefault="00A94D46" w:rsidP="00A94D46">
      <w:pPr>
        <w:spacing w:line="360" w:lineRule="auto"/>
        <w:rPr>
          <w:rFonts w:ascii="宋体" w:hAnsi="宋体"/>
          <w:bCs/>
          <w:sz w:val="24"/>
          <w:szCs w:val="24"/>
        </w:rPr>
      </w:pPr>
      <w:r>
        <w:rPr>
          <w:rFonts w:ascii="宋体" w:hAnsi="宋体" w:hint="eastAsia"/>
          <w:bCs/>
          <w:color w:val="FF0000"/>
          <w:sz w:val="24"/>
          <w:szCs w:val="24"/>
        </w:rPr>
        <w:t>②新老办法对比及根据闽人社文〔2019〕236号文计算限高后，确定最终养老金待遇，最终待遇与新办法之间的待遇差额全部在过渡性养老金调整（无机关事业新待遇补差养老金项目）。</w:t>
      </w:r>
    </w:p>
    <w:p w14:paraId="6F94B35F" w14:textId="77777777" w:rsidR="00553DD4" w:rsidRDefault="00553DD4">
      <w:pPr>
        <w:spacing w:line="360" w:lineRule="auto"/>
        <w:ind w:firstLineChars="200" w:firstLine="480"/>
        <w:rPr>
          <w:rFonts w:ascii="宋体" w:hAnsi="宋体"/>
          <w:bCs/>
          <w:sz w:val="24"/>
          <w:szCs w:val="24"/>
        </w:rPr>
      </w:pPr>
    </w:p>
    <w:p w14:paraId="36B23F4B" w14:textId="77777777" w:rsidR="00553DD4" w:rsidRDefault="00015A43">
      <w:pPr>
        <w:pStyle w:val="a5"/>
        <w:textAlignment w:val="center"/>
        <w:rPr>
          <w:rFonts w:ascii="宋体" w:eastAsia="宋体" w:hAnsi="宋体"/>
          <w:b/>
          <w:sz w:val="32"/>
          <w:szCs w:val="32"/>
        </w:rPr>
      </w:pPr>
      <w:r>
        <w:rPr>
          <w:rFonts w:ascii="宋体" w:eastAsia="宋体" w:hAnsi="宋体" w:hint="eastAsia"/>
          <w:b/>
          <w:sz w:val="32"/>
          <w:szCs w:val="32"/>
        </w:rPr>
        <w:t>六</w:t>
      </w:r>
      <w:r>
        <w:rPr>
          <w:rFonts w:ascii="宋体" w:eastAsia="宋体" w:hAnsi="宋体"/>
          <w:b/>
          <w:sz w:val="32"/>
          <w:szCs w:val="32"/>
        </w:rPr>
        <w:t>、</w:t>
      </w:r>
      <w:r>
        <w:rPr>
          <w:rFonts w:ascii="宋体" w:eastAsia="宋体" w:hAnsi="宋体" w:hint="eastAsia"/>
          <w:b/>
          <w:sz w:val="32"/>
          <w:szCs w:val="32"/>
        </w:rPr>
        <w:t>业务相关表单</w:t>
      </w:r>
    </w:p>
    <w:p w14:paraId="6F32FCC8" w14:textId="77777777" w:rsidR="00A94D46" w:rsidRDefault="00A94D46" w:rsidP="00A94D46">
      <w:pPr>
        <w:snapToGrid w:val="0"/>
        <w:spacing w:line="360" w:lineRule="auto"/>
        <w:ind w:firstLineChars="177" w:firstLine="425"/>
        <w:rPr>
          <w:rFonts w:ascii="宋体" w:hAnsi="宋体"/>
          <w:bCs/>
          <w:sz w:val="24"/>
          <w:szCs w:val="24"/>
        </w:rPr>
      </w:pPr>
      <w:r>
        <w:rPr>
          <w:rFonts w:ascii="宋体" w:hAnsi="宋体" w:hint="eastAsia"/>
          <w:bCs/>
          <w:sz w:val="24"/>
          <w:szCs w:val="24"/>
        </w:rPr>
        <w:t>（1）表样模板</w:t>
      </w:r>
    </w:p>
    <w:p w14:paraId="12186B03" w14:textId="77777777" w:rsidR="00A94D46" w:rsidRDefault="00A94D46" w:rsidP="00A94D46">
      <w:pPr>
        <w:spacing w:line="500" w:lineRule="exact"/>
        <w:jc w:val="center"/>
        <w:rPr>
          <w:b/>
          <w:sz w:val="36"/>
          <w:szCs w:val="36"/>
        </w:rPr>
      </w:pPr>
      <w:r>
        <w:rPr>
          <w:rFonts w:hint="eastAsia"/>
          <w:b/>
          <w:sz w:val="36"/>
          <w:szCs w:val="36"/>
        </w:rPr>
        <w:t>机关事业单位基本养老保险参保人员</w:t>
      </w:r>
    </w:p>
    <w:p w14:paraId="4DCE0A5C" w14:textId="77777777" w:rsidR="00A94D46" w:rsidRDefault="00A94D46" w:rsidP="00A94D46">
      <w:pPr>
        <w:spacing w:line="500" w:lineRule="exact"/>
        <w:jc w:val="center"/>
        <w:rPr>
          <w:b/>
          <w:sz w:val="36"/>
          <w:szCs w:val="36"/>
        </w:rPr>
      </w:pPr>
      <w:r>
        <w:rPr>
          <w:rFonts w:hint="eastAsia"/>
          <w:b/>
          <w:sz w:val="36"/>
          <w:szCs w:val="36"/>
        </w:rPr>
        <w:t>养老保险待遇申领表</w:t>
      </w:r>
    </w:p>
    <w:p w14:paraId="74705511" w14:textId="77777777" w:rsidR="00A94D46" w:rsidRDefault="00A94D46" w:rsidP="00A94D46">
      <w:pPr>
        <w:spacing w:line="500" w:lineRule="exact"/>
        <w:rPr>
          <w:rFonts w:ascii="仿宋" w:eastAsia="仿宋" w:hAnsi="仿宋"/>
          <w:szCs w:val="28"/>
        </w:rPr>
      </w:pPr>
      <w:r>
        <w:rPr>
          <w:rFonts w:ascii="仿宋" w:eastAsia="仿宋" w:hAnsi="仿宋" w:hint="eastAsia"/>
          <w:szCs w:val="28"/>
        </w:rPr>
        <w:t>单位名称(盖章)：                 社会保险登记编号：</w:t>
      </w: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80"/>
        <w:gridCol w:w="185"/>
        <w:gridCol w:w="202"/>
        <w:gridCol w:w="284"/>
        <w:gridCol w:w="48"/>
        <w:gridCol w:w="360"/>
        <w:gridCol w:w="253"/>
        <w:gridCol w:w="74"/>
        <w:gridCol w:w="209"/>
        <w:gridCol w:w="146"/>
        <w:gridCol w:w="44"/>
        <w:gridCol w:w="247"/>
        <w:gridCol w:w="264"/>
        <w:gridCol w:w="720"/>
        <w:gridCol w:w="23"/>
        <w:gridCol w:w="21"/>
        <w:gridCol w:w="284"/>
        <w:gridCol w:w="51"/>
        <w:gridCol w:w="52"/>
        <w:gridCol w:w="55"/>
        <w:gridCol w:w="692"/>
        <w:gridCol w:w="283"/>
        <w:gridCol w:w="362"/>
        <w:gridCol w:w="64"/>
        <w:gridCol w:w="94"/>
        <w:gridCol w:w="390"/>
        <w:gridCol w:w="934"/>
        <w:gridCol w:w="283"/>
        <w:gridCol w:w="1418"/>
      </w:tblGrid>
      <w:tr w:rsidR="00A94D46" w14:paraId="0F575296" w14:textId="77777777" w:rsidTr="00297D66">
        <w:trPr>
          <w:trHeight w:val="357"/>
        </w:trPr>
        <w:tc>
          <w:tcPr>
            <w:tcW w:w="1031" w:type="dxa"/>
            <w:gridSpan w:val="2"/>
            <w:tcBorders>
              <w:top w:val="single" w:sz="4" w:space="0" w:color="auto"/>
              <w:left w:val="single" w:sz="4" w:space="0" w:color="auto"/>
              <w:bottom w:val="single" w:sz="4" w:space="0" w:color="auto"/>
              <w:right w:val="single" w:sz="4" w:space="0" w:color="auto"/>
            </w:tcBorders>
            <w:vAlign w:val="center"/>
          </w:tcPr>
          <w:p w14:paraId="147C71BA" w14:textId="77777777" w:rsidR="00A94D46" w:rsidRDefault="00A94D46" w:rsidP="00297D66">
            <w:pPr>
              <w:spacing w:line="500" w:lineRule="exact"/>
              <w:jc w:val="center"/>
              <w:rPr>
                <w:rFonts w:ascii="仿宋" w:eastAsia="仿宋" w:hAnsi="仿宋"/>
                <w:sz w:val="24"/>
              </w:rPr>
            </w:pPr>
            <w:r>
              <w:rPr>
                <w:rFonts w:ascii="仿宋" w:eastAsia="仿宋" w:hAnsi="仿宋" w:hint="eastAsia"/>
                <w:sz w:val="24"/>
              </w:rPr>
              <w:t>姓名</w:t>
            </w:r>
          </w:p>
        </w:tc>
        <w:tc>
          <w:tcPr>
            <w:tcW w:w="1406" w:type="dxa"/>
            <w:gridSpan w:val="7"/>
            <w:tcBorders>
              <w:top w:val="single" w:sz="4" w:space="0" w:color="auto"/>
              <w:left w:val="single" w:sz="4" w:space="0" w:color="auto"/>
              <w:bottom w:val="single" w:sz="4" w:space="0" w:color="auto"/>
              <w:right w:val="single" w:sz="4" w:space="0" w:color="auto"/>
            </w:tcBorders>
          </w:tcPr>
          <w:p w14:paraId="0523AC7D" w14:textId="77777777" w:rsidR="00A94D46" w:rsidRDefault="00A94D46" w:rsidP="00297D66">
            <w:pPr>
              <w:spacing w:line="500" w:lineRule="exact"/>
              <w:rPr>
                <w:rFonts w:ascii="仿宋" w:eastAsia="仿宋" w:hAnsi="仿宋"/>
                <w:sz w:val="24"/>
              </w:rPr>
            </w:pPr>
          </w:p>
        </w:tc>
        <w:tc>
          <w:tcPr>
            <w:tcW w:w="910" w:type="dxa"/>
            <w:gridSpan w:val="5"/>
            <w:tcBorders>
              <w:top w:val="single" w:sz="4" w:space="0" w:color="auto"/>
              <w:left w:val="single" w:sz="4" w:space="0" w:color="auto"/>
              <w:bottom w:val="single" w:sz="4" w:space="0" w:color="auto"/>
              <w:right w:val="single" w:sz="4" w:space="0" w:color="auto"/>
            </w:tcBorders>
          </w:tcPr>
          <w:p w14:paraId="449CE890" w14:textId="77777777" w:rsidR="00A94D46" w:rsidRDefault="00A94D46" w:rsidP="00297D66">
            <w:pPr>
              <w:spacing w:line="500" w:lineRule="exact"/>
              <w:jc w:val="center"/>
              <w:rPr>
                <w:rFonts w:ascii="仿宋" w:eastAsia="仿宋" w:hAnsi="仿宋"/>
                <w:sz w:val="24"/>
              </w:rPr>
            </w:pPr>
            <w:r>
              <w:rPr>
                <w:rFonts w:ascii="仿宋" w:eastAsia="仿宋" w:hAnsi="仿宋" w:hint="eastAsia"/>
                <w:sz w:val="24"/>
              </w:rPr>
              <w:t>性别</w:t>
            </w:r>
          </w:p>
        </w:tc>
        <w:tc>
          <w:tcPr>
            <w:tcW w:w="720" w:type="dxa"/>
            <w:tcBorders>
              <w:top w:val="single" w:sz="4" w:space="0" w:color="auto"/>
              <w:left w:val="single" w:sz="4" w:space="0" w:color="auto"/>
              <w:bottom w:val="single" w:sz="4" w:space="0" w:color="auto"/>
              <w:right w:val="single" w:sz="4" w:space="0" w:color="auto"/>
            </w:tcBorders>
          </w:tcPr>
          <w:p w14:paraId="5292BC25" w14:textId="77777777" w:rsidR="00A94D46" w:rsidRDefault="00A94D46" w:rsidP="00297D66">
            <w:pPr>
              <w:spacing w:line="500" w:lineRule="exact"/>
              <w:rPr>
                <w:rFonts w:ascii="仿宋" w:eastAsia="仿宋" w:hAnsi="仿宋"/>
                <w:sz w:val="24"/>
              </w:rPr>
            </w:pPr>
          </w:p>
        </w:tc>
        <w:tc>
          <w:tcPr>
            <w:tcW w:w="1981" w:type="dxa"/>
            <w:gridSpan w:val="11"/>
            <w:tcBorders>
              <w:top w:val="single" w:sz="4" w:space="0" w:color="auto"/>
              <w:left w:val="single" w:sz="4" w:space="0" w:color="auto"/>
              <w:bottom w:val="single" w:sz="4" w:space="0" w:color="auto"/>
              <w:right w:val="single" w:sz="4" w:space="0" w:color="auto"/>
            </w:tcBorders>
          </w:tcPr>
          <w:p w14:paraId="6248BD7E" w14:textId="77777777" w:rsidR="00A94D46" w:rsidRDefault="00A94D46" w:rsidP="00297D66">
            <w:pPr>
              <w:spacing w:line="500" w:lineRule="exact"/>
              <w:rPr>
                <w:rFonts w:ascii="仿宋" w:eastAsia="仿宋" w:hAnsi="仿宋"/>
                <w:sz w:val="24"/>
              </w:rPr>
            </w:pPr>
            <w:r>
              <w:rPr>
                <w:rFonts w:ascii="仿宋" w:eastAsia="仿宋" w:hAnsi="仿宋" w:hint="eastAsia"/>
                <w:sz w:val="24"/>
              </w:rPr>
              <w:t>公民身份号码</w:t>
            </w:r>
          </w:p>
        </w:tc>
        <w:tc>
          <w:tcPr>
            <w:tcW w:w="3025" w:type="dxa"/>
            <w:gridSpan w:val="4"/>
            <w:tcBorders>
              <w:top w:val="single" w:sz="4" w:space="0" w:color="auto"/>
              <w:left w:val="single" w:sz="4" w:space="0" w:color="auto"/>
              <w:bottom w:val="single" w:sz="4" w:space="0" w:color="auto"/>
              <w:right w:val="single" w:sz="4" w:space="0" w:color="auto"/>
            </w:tcBorders>
          </w:tcPr>
          <w:p w14:paraId="1B9A73C0" w14:textId="77777777" w:rsidR="00A94D46" w:rsidRDefault="00A94D46" w:rsidP="00297D66">
            <w:pPr>
              <w:spacing w:line="500" w:lineRule="exact"/>
              <w:rPr>
                <w:rFonts w:ascii="仿宋" w:eastAsia="仿宋" w:hAnsi="仿宋"/>
                <w:sz w:val="24"/>
              </w:rPr>
            </w:pPr>
          </w:p>
        </w:tc>
      </w:tr>
      <w:tr w:rsidR="00A94D46" w14:paraId="45EAD653" w14:textId="77777777" w:rsidTr="00297D66">
        <w:tc>
          <w:tcPr>
            <w:tcW w:w="1216" w:type="dxa"/>
            <w:gridSpan w:val="3"/>
            <w:tcBorders>
              <w:top w:val="single" w:sz="4" w:space="0" w:color="auto"/>
              <w:left w:val="single" w:sz="4" w:space="0" w:color="auto"/>
              <w:bottom w:val="single" w:sz="4" w:space="0" w:color="auto"/>
              <w:right w:val="single" w:sz="4" w:space="0" w:color="auto"/>
            </w:tcBorders>
            <w:vAlign w:val="center"/>
          </w:tcPr>
          <w:p w14:paraId="2408030F" w14:textId="77777777" w:rsidR="00A94D46" w:rsidRDefault="00A94D46" w:rsidP="00297D66">
            <w:pPr>
              <w:spacing w:line="500" w:lineRule="exact"/>
              <w:jc w:val="center"/>
              <w:rPr>
                <w:rFonts w:ascii="仿宋" w:eastAsia="仿宋" w:hAnsi="仿宋"/>
                <w:spacing w:val="-20"/>
                <w:sz w:val="24"/>
              </w:rPr>
            </w:pPr>
            <w:r>
              <w:rPr>
                <w:rFonts w:ascii="仿宋" w:eastAsia="仿宋" w:hAnsi="仿宋" w:hint="eastAsia"/>
                <w:spacing w:val="-20"/>
                <w:sz w:val="24"/>
              </w:rPr>
              <w:t>出生日期</w:t>
            </w:r>
          </w:p>
        </w:tc>
        <w:tc>
          <w:tcPr>
            <w:tcW w:w="1430" w:type="dxa"/>
            <w:gridSpan w:val="7"/>
            <w:tcBorders>
              <w:top w:val="single" w:sz="4" w:space="0" w:color="auto"/>
              <w:left w:val="single" w:sz="4" w:space="0" w:color="auto"/>
              <w:bottom w:val="single" w:sz="4" w:space="0" w:color="auto"/>
              <w:right w:val="single" w:sz="4" w:space="0" w:color="auto"/>
            </w:tcBorders>
          </w:tcPr>
          <w:p w14:paraId="626A23A0" w14:textId="77777777" w:rsidR="00A94D46" w:rsidRDefault="00A94D46" w:rsidP="00297D66">
            <w:pPr>
              <w:spacing w:line="500" w:lineRule="exact"/>
              <w:rPr>
                <w:rFonts w:ascii="仿宋" w:eastAsia="仿宋" w:hAnsi="仿宋"/>
                <w:sz w:val="24"/>
              </w:rPr>
            </w:pPr>
          </w:p>
        </w:tc>
        <w:tc>
          <w:tcPr>
            <w:tcW w:w="1800" w:type="dxa"/>
            <w:gridSpan w:val="9"/>
            <w:tcBorders>
              <w:top w:val="single" w:sz="4" w:space="0" w:color="auto"/>
              <w:left w:val="single" w:sz="4" w:space="0" w:color="auto"/>
              <w:bottom w:val="single" w:sz="4" w:space="0" w:color="auto"/>
              <w:right w:val="single" w:sz="4" w:space="0" w:color="auto"/>
            </w:tcBorders>
            <w:vAlign w:val="center"/>
          </w:tcPr>
          <w:p w14:paraId="1CE58E6A" w14:textId="77777777" w:rsidR="00A94D46" w:rsidRDefault="00A94D46" w:rsidP="00297D66">
            <w:pPr>
              <w:spacing w:line="500" w:lineRule="exact"/>
              <w:jc w:val="center"/>
              <w:rPr>
                <w:rFonts w:ascii="仿宋" w:eastAsia="仿宋" w:hAnsi="仿宋"/>
                <w:spacing w:val="-20"/>
                <w:sz w:val="24"/>
              </w:rPr>
            </w:pPr>
            <w:r>
              <w:rPr>
                <w:rFonts w:ascii="仿宋" w:eastAsia="仿宋" w:hAnsi="仿宋" w:hint="eastAsia"/>
                <w:spacing w:val="-20"/>
                <w:sz w:val="24"/>
              </w:rPr>
              <w:t>批准退休时间</w:t>
            </w:r>
          </w:p>
        </w:tc>
        <w:tc>
          <w:tcPr>
            <w:tcW w:w="1444" w:type="dxa"/>
            <w:gridSpan w:val="5"/>
            <w:tcBorders>
              <w:top w:val="single" w:sz="4" w:space="0" w:color="auto"/>
              <w:left w:val="single" w:sz="4" w:space="0" w:color="auto"/>
              <w:bottom w:val="single" w:sz="4" w:space="0" w:color="auto"/>
              <w:right w:val="single" w:sz="4" w:space="0" w:color="auto"/>
            </w:tcBorders>
          </w:tcPr>
          <w:p w14:paraId="2D953174" w14:textId="77777777" w:rsidR="00A94D46" w:rsidRDefault="00A94D46" w:rsidP="00297D66">
            <w:pPr>
              <w:spacing w:line="500" w:lineRule="exact"/>
              <w:rPr>
                <w:rFonts w:ascii="仿宋" w:eastAsia="仿宋" w:hAnsi="仿宋"/>
                <w:sz w:val="24"/>
              </w:rPr>
            </w:pPr>
          </w:p>
        </w:tc>
        <w:tc>
          <w:tcPr>
            <w:tcW w:w="1482" w:type="dxa"/>
            <w:gridSpan w:val="4"/>
            <w:tcBorders>
              <w:top w:val="single" w:sz="4" w:space="0" w:color="auto"/>
              <w:left w:val="single" w:sz="4" w:space="0" w:color="auto"/>
              <w:bottom w:val="single" w:sz="4" w:space="0" w:color="auto"/>
              <w:right w:val="single" w:sz="4" w:space="0" w:color="auto"/>
            </w:tcBorders>
          </w:tcPr>
          <w:p w14:paraId="4F970AC7" w14:textId="77777777" w:rsidR="00A94D46" w:rsidRDefault="00A94D46" w:rsidP="00297D66">
            <w:pPr>
              <w:spacing w:line="500" w:lineRule="exact"/>
              <w:rPr>
                <w:rFonts w:ascii="仿宋" w:eastAsia="仿宋" w:hAnsi="仿宋"/>
                <w:spacing w:val="-20"/>
                <w:sz w:val="24"/>
              </w:rPr>
            </w:pPr>
            <w:r>
              <w:rPr>
                <w:rFonts w:ascii="仿宋" w:eastAsia="仿宋" w:hAnsi="仿宋" w:hint="eastAsia"/>
                <w:spacing w:val="-20"/>
                <w:sz w:val="24"/>
              </w:rPr>
              <w:t>参加工作时间</w:t>
            </w:r>
          </w:p>
        </w:tc>
        <w:tc>
          <w:tcPr>
            <w:tcW w:w="1701" w:type="dxa"/>
            <w:gridSpan w:val="2"/>
            <w:tcBorders>
              <w:top w:val="single" w:sz="4" w:space="0" w:color="auto"/>
              <w:left w:val="single" w:sz="4" w:space="0" w:color="auto"/>
              <w:bottom w:val="single" w:sz="4" w:space="0" w:color="auto"/>
              <w:right w:val="single" w:sz="4" w:space="0" w:color="auto"/>
            </w:tcBorders>
          </w:tcPr>
          <w:p w14:paraId="708553C0" w14:textId="77777777" w:rsidR="00A94D46" w:rsidRDefault="00A94D46" w:rsidP="00297D66">
            <w:pPr>
              <w:spacing w:line="500" w:lineRule="exact"/>
              <w:rPr>
                <w:rFonts w:ascii="仿宋" w:eastAsia="仿宋" w:hAnsi="仿宋"/>
                <w:sz w:val="24"/>
              </w:rPr>
            </w:pPr>
          </w:p>
        </w:tc>
      </w:tr>
      <w:tr w:rsidR="00A94D46" w14:paraId="3DB26C85" w14:textId="77777777" w:rsidTr="00297D66">
        <w:tc>
          <w:tcPr>
            <w:tcW w:w="1750" w:type="dxa"/>
            <w:gridSpan w:val="6"/>
            <w:tcBorders>
              <w:top w:val="single" w:sz="4" w:space="0" w:color="auto"/>
              <w:left w:val="single" w:sz="4" w:space="0" w:color="auto"/>
              <w:bottom w:val="single" w:sz="4" w:space="0" w:color="auto"/>
              <w:right w:val="single" w:sz="4" w:space="0" w:color="auto"/>
            </w:tcBorders>
          </w:tcPr>
          <w:p w14:paraId="5D2D0571" w14:textId="77777777" w:rsidR="00A94D46" w:rsidRDefault="00A94D46" w:rsidP="00297D66">
            <w:pPr>
              <w:spacing w:line="500" w:lineRule="exact"/>
              <w:jc w:val="center"/>
              <w:rPr>
                <w:rFonts w:ascii="仿宋" w:eastAsia="仿宋" w:hAnsi="仿宋"/>
                <w:sz w:val="24"/>
              </w:rPr>
            </w:pPr>
            <w:r>
              <w:rPr>
                <w:rFonts w:ascii="仿宋" w:eastAsia="仿宋" w:hAnsi="仿宋" w:hint="eastAsia"/>
                <w:sz w:val="24"/>
              </w:rPr>
              <w:t>是否领导职务</w:t>
            </w:r>
          </w:p>
        </w:tc>
        <w:tc>
          <w:tcPr>
            <w:tcW w:w="1333" w:type="dxa"/>
            <w:gridSpan w:val="7"/>
            <w:tcBorders>
              <w:top w:val="single" w:sz="4" w:space="0" w:color="auto"/>
              <w:left w:val="single" w:sz="4" w:space="0" w:color="auto"/>
              <w:bottom w:val="single" w:sz="4" w:space="0" w:color="auto"/>
              <w:right w:val="single" w:sz="4" w:space="0" w:color="auto"/>
            </w:tcBorders>
            <w:vAlign w:val="center"/>
          </w:tcPr>
          <w:p w14:paraId="2336B158" w14:textId="77777777" w:rsidR="00A94D46" w:rsidRDefault="00A94D46" w:rsidP="00297D66">
            <w:pPr>
              <w:spacing w:line="500" w:lineRule="exact"/>
              <w:jc w:val="center"/>
              <w:rPr>
                <w:rFonts w:ascii="仿宋" w:eastAsia="仿宋" w:hAnsi="仿宋"/>
                <w:sz w:val="24"/>
              </w:rPr>
            </w:pPr>
            <w:r>
              <w:rPr>
                <w:rFonts w:ascii="仿宋" w:eastAsia="仿宋" w:hAnsi="仿宋" w:hint="eastAsia"/>
                <w:sz w:val="24"/>
              </w:rPr>
              <w:t>□是 □否</w:t>
            </w:r>
          </w:p>
        </w:tc>
        <w:tc>
          <w:tcPr>
            <w:tcW w:w="1470" w:type="dxa"/>
            <w:gridSpan w:val="8"/>
            <w:tcBorders>
              <w:top w:val="single" w:sz="4" w:space="0" w:color="auto"/>
              <w:left w:val="single" w:sz="4" w:space="0" w:color="auto"/>
              <w:bottom w:val="single" w:sz="4" w:space="0" w:color="auto"/>
              <w:right w:val="single" w:sz="4" w:space="0" w:color="auto"/>
            </w:tcBorders>
            <w:vAlign w:val="center"/>
          </w:tcPr>
          <w:p w14:paraId="043E4906" w14:textId="77777777" w:rsidR="00A94D46" w:rsidRDefault="00A94D46" w:rsidP="00297D66">
            <w:pPr>
              <w:spacing w:line="500" w:lineRule="exact"/>
              <w:jc w:val="center"/>
              <w:rPr>
                <w:rFonts w:ascii="仿宋" w:eastAsia="仿宋" w:hAnsi="仿宋"/>
                <w:spacing w:val="-20"/>
                <w:sz w:val="24"/>
              </w:rPr>
            </w:pPr>
            <w:r>
              <w:rPr>
                <w:rFonts w:ascii="仿宋" w:eastAsia="仿宋" w:hAnsi="仿宋" w:hint="eastAsia"/>
                <w:spacing w:val="-20"/>
                <w:sz w:val="24"/>
              </w:rPr>
              <w:t>是否特殊人群</w:t>
            </w:r>
          </w:p>
        </w:tc>
        <w:tc>
          <w:tcPr>
            <w:tcW w:w="4520" w:type="dxa"/>
            <w:gridSpan w:val="9"/>
            <w:tcBorders>
              <w:top w:val="single" w:sz="4" w:space="0" w:color="auto"/>
              <w:left w:val="single" w:sz="4" w:space="0" w:color="auto"/>
              <w:bottom w:val="single" w:sz="4" w:space="0" w:color="auto"/>
              <w:right w:val="single" w:sz="4" w:space="0" w:color="auto"/>
            </w:tcBorders>
            <w:vAlign w:val="center"/>
          </w:tcPr>
          <w:p w14:paraId="64842CAA" w14:textId="77777777" w:rsidR="00A94D46" w:rsidRDefault="00A94D46" w:rsidP="00297D66">
            <w:pPr>
              <w:spacing w:line="500" w:lineRule="exact"/>
              <w:jc w:val="center"/>
              <w:rPr>
                <w:rFonts w:ascii="仿宋" w:eastAsia="仿宋" w:hAnsi="仿宋"/>
                <w:sz w:val="24"/>
              </w:rPr>
            </w:pPr>
            <w:r>
              <w:rPr>
                <w:rFonts w:ascii="仿宋" w:eastAsia="仿宋" w:hAnsi="仿宋" w:hint="eastAsia"/>
                <w:sz w:val="24"/>
              </w:rPr>
              <w:t>□教师□地矿□警察□比照机关□其他</w:t>
            </w:r>
          </w:p>
        </w:tc>
      </w:tr>
      <w:tr w:rsidR="00A94D46" w14:paraId="0CCC1FB0" w14:textId="77777777" w:rsidTr="00297D66">
        <w:tc>
          <w:tcPr>
            <w:tcW w:w="2110" w:type="dxa"/>
            <w:gridSpan w:val="7"/>
            <w:tcBorders>
              <w:top w:val="single" w:sz="4" w:space="0" w:color="auto"/>
              <w:left w:val="single" w:sz="4" w:space="0" w:color="auto"/>
              <w:bottom w:val="single" w:sz="4" w:space="0" w:color="auto"/>
              <w:right w:val="single" w:sz="4" w:space="0" w:color="auto"/>
            </w:tcBorders>
            <w:vAlign w:val="center"/>
          </w:tcPr>
          <w:p w14:paraId="00FA0057" w14:textId="77777777" w:rsidR="00A94D46" w:rsidRDefault="00A94D46" w:rsidP="00297D66">
            <w:pPr>
              <w:spacing w:line="500" w:lineRule="exact"/>
              <w:jc w:val="center"/>
              <w:rPr>
                <w:rFonts w:ascii="仿宋" w:eastAsia="仿宋" w:hAnsi="仿宋"/>
                <w:sz w:val="24"/>
              </w:rPr>
            </w:pPr>
            <w:r>
              <w:rPr>
                <w:rFonts w:ascii="仿宋" w:eastAsia="仿宋" w:hAnsi="仿宋" w:hint="eastAsia"/>
                <w:spacing w:val="-20"/>
                <w:sz w:val="24"/>
              </w:rPr>
              <w:t>2014年9月工资档次</w:t>
            </w:r>
          </w:p>
        </w:tc>
        <w:tc>
          <w:tcPr>
            <w:tcW w:w="1980" w:type="dxa"/>
            <w:gridSpan w:val="9"/>
            <w:tcBorders>
              <w:top w:val="single" w:sz="4" w:space="0" w:color="auto"/>
              <w:left w:val="single" w:sz="4" w:space="0" w:color="auto"/>
              <w:bottom w:val="single" w:sz="4" w:space="0" w:color="auto"/>
              <w:right w:val="single" w:sz="4" w:space="0" w:color="auto"/>
            </w:tcBorders>
          </w:tcPr>
          <w:p w14:paraId="11EBAACD" w14:textId="77777777" w:rsidR="00A94D46" w:rsidRDefault="00A94D46" w:rsidP="00297D66">
            <w:pPr>
              <w:spacing w:line="500" w:lineRule="exact"/>
              <w:rPr>
                <w:rFonts w:ascii="仿宋" w:eastAsia="仿宋" w:hAnsi="仿宋"/>
                <w:sz w:val="24"/>
              </w:rPr>
            </w:pPr>
          </w:p>
        </w:tc>
        <w:tc>
          <w:tcPr>
            <w:tcW w:w="2348" w:type="dxa"/>
            <w:gridSpan w:val="11"/>
            <w:tcBorders>
              <w:top w:val="single" w:sz="4" w:space="0" w:color="auto"/>
              <w:left w:val="single" w:sz="4" w:space="0" w:color="auto"/>
              <w:bottom w:val="single" w:sz="4" w:space="0" w:color="auto"/>
              <w:right w:val="single" w:sz="4" w:space="0" w:color="auto"/>
            </w:tcBorders>
            <w:vAlign w:val="center"/>
          </w:tcPr>
          <w:p w14:paraId="19043FDC" w14:textId="77777777" w:rsidR="00A94D46" w:rsidRDefault="00A94D46" w:rsidP="00297D66">
            <w:pPr>
              <w:spacing w:line="500" w:lineRule="exact"/>
              <w:jc w:val="center"/>
              <w:rPr>
                <w:rFonts w:ascii="仿宋" w:eastAsia="仿宋" w:hAnsi="仿宋"/>
                <w:spacing w:val="-20"/>
                <w:sz w:val="24"/>
              </w:rPr>
            </w:pPr>
            <w:r>
              <w:rPr>
                <w:rFonts w:ascii="仿宋" w:eastAsia="仿宋" w:hAnsi="仿宋" w:hint="eastAsia"/>
                <w:sz w:val="24"/>
              </w:rPr>
              <w:t>退休时工资档次</w:t>
            </w:r>
          </w:p>
        </w:tc>
        <w:tc>
          <w:tcPr>
            <w:tcW w:w="2635" w:type="dxa"/>
            <w:gridSpan w:val="3"/>
            <w:tcBorders>
              <w:top w:val="single" w:sz="4" w:space="0" w:color="auto"/>
              <w:left w:val="single" w:sz="4" w:space="0" w:color="auto"/>
              <w:bottom w:val="single" w:sz="4" w:space="0" w:color="auto"/>
              <w:right w:val="single" w:sz="4" w:space="0" w:color="auto"/>
            </w:tcBorders>
          </w:tcPr>
          <w:p w14:paraId="5312A18A" w14:textId="77777777" w:rsidR="00A94D46" w:rsidRDefault="00A94D46" w:rsidP="00297D66">
            <w:pPr>
              <w:spacing w:line="500" w:lineRule="exact"/>
              <w:rPr>
                <w:rFonts w:ascii="仿宋" w:eastAsia="仿宋" w:hAnsi="仿宋"/>
                <w:sz w:val="24"/>
              </w:rPr>
            </w:pPr>
          </w:p>
        </w:tc>
      </w:tr>
      <w:tr w:rsidR="00A94D46" w14:paraId="5FE957CD" w14:textId="77777777" w:rsidTr="00297D66">
        <w:tc>
          <w:tcPr>
            <w:tcW w:w="4498" w:type="dxa"/>
            <w:gridSpan w:val="20"/>
            <w:tcBorders>
              <w:top w:val="single" w:sz="4" w:space="0" w:color="auto"/>
              <w:left w:val="single" w:sz="4" w:space="0" w:color="auto"/>
              <w:bottom w:val="single" w:sz="4" w:space="0" w:color="auto"/>
              <w:right w:val="single" w:sz="4" w:space="0" w:color="auto"/>
            </w:tcBorders>
          </w:tcPr>
          <w:p w14:paraId="0DE857FD" w14:textId="77777777" w:rsidR="00A94D46" w:rsidRDefault="00A94D46" w:rsidP="00297D66">
            <w:pPr>
              <w:spacing w:line="500" w:lineRule="exact"/>
              <w:jc w:val="center"/>
              <w:rPr>
                <w:rFonts w:ascii="仿宋" w:eastAsia="仿宋" w:hAnsi="仿宋"/>
                <w:spacing w:val="-10"/>
                <w:sz w:val="24"/>
              </w:rPr>
            </w:pPr>
            <w:r>
              <w:rPr>
                <w:rFonts w:ascii="仿宋" w:eastAsia="仿宋" w:hAnsi="仿宋" w:hint="eastAsia"/>
                <w:spacing w:val="-10"/>
                <w:sz w:val="24"/>
              </w:rPr>
              <w:t>职务升降人员201409的工资档次</w:t>
            </w:r>
          </w:p>
        </w:tc>
        <w:tc>
          <w:tcPr>
            <w:tcW w:w="4575" w:type="dxa"/>
            <w:gridSpan w:val="10"/>
            <w:tcBorders>
              <w:top w:val="single" w:sz="4" w:space="0" w:color="auto"/>
              <w:left w:val="single" w:sz="4" w:space="0" w:color="auto"/>
              <w:bottom w:val="single" w:sz="4" w:space="0" w:color="auto"/>
              <w:right w:val="single" w:sz="4" w:space="0" w:color="auto"/>
            </w:tcBorders>
          </w:tcPr>
          <w:p w14:paraId="25844F77" w14:textId="77777777" w:rsidR="00A94D46" w:rsidRDefault="00A94D46" w:rsidP="00297D66">
            <w:pPr>
              <w:spacing w:line="500" w:lineRule="exact"/>
              <w:rPr>
                <w:rFonts w:ascii="仿宋" w:eastAsia="仿宋" w:hAnsi="仿宋"/>
                <w:sz w:val="24"/>
              </w:rPr>
            </w:pPr>
          </w:p>
        </w:tc>
      </w:tr>
      <w:tr w:rsidR="00A94D46" w14:paraId="73392BFC" w14:textId="77777777" w:rsidTr="00297D66">
        <w:trPr>
          <w:trHeight w:val="370"/>
        </w:trPr>
        <w:tc>
          <w:tcPr>
            <w:tcW w:w="9073" w:type="dxa"/>
            <w:gridSpan w:val="30"/>
            <w:tcBorders>
              <w:top w:val="single" w:sz="4" w:space="0" w:color="auto"/>
              <w:left w:val="single" w:sz="4" w:space="0" w:color="auto"/>
              <w:bottom w:val="single" w:sz="4" w:space="0" w:color="auto"/>
              <w:right w:val="single" w:sz="4" w:space="0" w:color="auto"/>
            </w:tcBorders>
            <w:vAlign w:val="center"/>
          </w:tcPr>
          <w:p w14:paraId="15DA4FEE" w14:textId="77777777" w:rsidR="00A94D46" w:rsidRDefault="00A94D46" w:rsidP="00297D66">
            <w:pPr>
              <w:spacing w:line="500" w:lineRule="exact"/>
              <w:jc w:val="center"/>
              <w:rPr>
                <w:rFonts w:ascii="仿宋" w:eastAsia="仿宋" w:hAnsi="仿宋"/>
                <w:b/>
                <w:sz w:val="24"/>
              </w:rPr>
            </w:pPr>
            <w:r>
              <w:rPr>
                <w:rFonts w:ascii="仿宋" w:eastAsia="仿宋" w:hAnsi="仿宋" w:hint="eastAsia"/>
                <w:b/>
                <w:sz w:val="24"/>
              </w:rPr>
              <w:t>2014年9月国家规定的其他津补贴情况</w:t>
            </w:r>
          </w:p>
        </w:tc>
      </w:tr>
      <w:tr w:rsidR="00A94D46" w14:paraId="79FA949B" w14:textId="77777777" w:rsidTr="00297D66">
        <w:tc>
          <w:tcPr>
            <w:tcW w:w="1418" w:type="dxa"/>
            <w:gridSpan w:val="4"/>
            <w:tcBorders>
              <w:top w:val="single" w:sz="4" w:space="0" w:color="auto"/>
              <w:left w:val="single" w:sz="4" w:space="0" w:color="auto"/>
              <w:bottom w:val="single" w:sz="4" w:space="0" w:color="auto"/>
              <w:right w:val="single" w:sz="4" w:space="0" w:color="auto"/>
            </w:tcBorders>
          </w:tcPr>
          <w:p w14:paraId="73594A2B" w14:textId="77777777" w:rsidR="00A94D46" w:rsidRDefault="00A94D46" w:rsidP="00297D66">
            <w:pPr>
              <w:spacing w:line="500" w:lineRule="exact"/>
              <w:jc w:val="center"/>
              <w:rPr>
                <w:rFonts w:ascii="仿宋" w:eastAsia="仿宋" w:hAnsi="仿宋"/>
                <w:sz w:val="24"/>
              </w:rPr>
            </w:pPr>
            <w:r>
              <w:rPr>
                <w:rFonts w:ascii="仿宋" w:eastAsia="仿宋" w:hAnsi="仿宋" w:hint="eastAsia"/>
                <w:sz w:val="24"/>
              </w:rPr>
              <w:lastRenderedPageBreak/>
              <w:t>项目名称1</w:t>
            </w:r>
          </w:p>
        </w:tc>
        <w:tc>
          <w:tcPr>
            <w:tcW w:w="1418" w:type="dxa"/>
            <w:gridSpan w:val="8"/>
            <w:tcBorders>
              <w:top w:val="single" w:sz="4" w:space="0" w:color="auto"/>
              <w:left w:val="single" w:sz="4" w:space="0" w:color="auto"/>
              <w:bottom w:val="single" w:sz="4" w:space="0" w:color="auto"/>
              <w:right w:val="single" w:sz="4" w:space="0" w:color="auto"/>
            </w:tcBorders>
            <w:vAlign w:val="center"/>
          </w:tcPr>
          <w:p w14:paraId="437F5BEA" w14:textId="77777777" w:rsidR="00A94D46" w:rsidRDefault="00A94D46" w:rsidP="00297D66">
            <w:pPr>
              <w:spacing w:line="500" w:lineRule="exact"/>
              <w:jc w:val="center"/>
              <w:rPr>
                <w:rFonts w:ascii="仿宋" w:eastAsia="仿宋" w:hAnsi="仿宋"/>
                <w:sz w:val="24"/>
              </w:rPr>
            </w:pPr>
            <w:r>
              <w:rPr>
                <w:rFonts w:ascii="仿宋" w:eastAsia="仿宋" w:hAnsi="仿宋" w:hint="eastAsia"/>
                <w:sz w:val="24"/>
              </w:rPr>
              <w:t>项目标准1</w:t>
            </w:r>
          </w:p>
        </w:tc>
        <w:tc>
          <w:tcPr>
            <w:tcW w:w="1559" w:type="dxa"/>
            <w:gridSpan w:val="6"/>
            <w:tcBorders>
              <w:top w:val="single" w:sz="4" w:space="0" w:color="auto"/>
              <w:left w:val="single" w:sz="4" w:space="0" w:color="auto"/>
              <w:bottom w:val="single" w:sz="4" w:space="0" w:color="auto"/>
              <w:right w:val="single" w:sz="4" w:space="0" w:color="auto"/>
            </w:tcBorders>
          </w:tcPr>
          <w:p w14:paraId="07F60970" w14:textId="77777777" w:rsidR="00A94D46" w:rsidRDefault="00A94D46" w:rsidP="00297D66">
            <w:pPr>
              <w:spacing w:line="500" w:lineRule="exact"/>
              <w:jc w:val="center"/>
              <w:rPr>
                <w:rFonts w:ascii="仿宋" w:eastAsia="仿宋" w:hAnsi="仿宋"/>
                <w:sz w:val="24"/>
              </w:rPr>
            </w:pPr>
            <w:r>
              <w:rPr>
                <w:rFonts w:ascii="仿宋" w:eastAsia="仿宋" w:hAnsi="仿宋" w:hint="eastAsia"/>
                <w:sz w:val="24"/>
              </w:rPr>
              <w:t>项目名称2</w:t>
            </w:r>
          </w:p>
        </w:tc>
        <w:tc>
          <w:tcPr>
            <w:tcW w:w="1559" w:type="dxa"/>
            <w:gridSpan w:val="7"/>
            <w:tcBorders>
              <w:top w:val="single" w:sz="4" w:space="0" w:color="auto"/>
              <w:left w:val="single" w:sz="4" w:space="0" w:color="auto"/>
              <w:bottom w:val="single" w:sz="4" w:space="0" w:color="auto"/>
              <w:right w:val="single" w:sz="4" w:space="0" w:color="auto"/>
            </w:tcBorders>
            <w:vAlign w:val="center"/>
          </w:tcPr>
          <w:p w14:paraId="04D4B09C" w14:textId="77777777" w:rsidR="00A94D46" w:rsidRDefault="00A94D46" w:rsidP="00297D66">
            <w:pPr>
              <w:spacing w:line="500" w:lineRule="exact"/>
              <w:jc w:val="center"/>
              <w:rPr>
                <w:rFonts w:ascii="仿宋" w:eastAsia="仿宋" w:hAnsi="仿宋"/>
                <w:sz w:val="24"/>
              </w:rPr>
            </w:pPr>
            <w:r>
              <w:rPr>
                <w:rFonts w:ascii="仿宋" w:eastAsia="仿宋" w:hAnsi="仿宋" w:hint="eastAsia"/>
                <w:sz w:val="24"/>
              </w:rPr>
              <w:t>项目标准2</w:t>
            </w:r>
          </w:p>
        </w:tc>
        <w:tc>
          <w:tcPr>
            <w:tcW w:w="1701" w:type="dxa"/>
            <w:gridSpan w:val="4"/>
            <w:tcBorders>
              <w:top w:val="single" w:sz="4" w:space="0" w:color="auto"/>
              <w:left w:val="single" w:sz="4" w:space="0" w:color="auto"/>
              <w:bottom w:val="single" w:sz="4" w:space="0" w:color="auto"/>
              <w:right w:val="single" w:sz="4" w:space="0" w:color="auto"/>
            </w:tcBorders>
          </w:tcPr>
          <w:p w14:paraId="6E87F682" w14:textId="77777777" w:rsidR="00A94D46" w:rsidRDefault="00A94D46" w:rsidP="00297D66">
            <w:pPr>
              <w:spacing w:line="500" w:lineRule="exact"/>
              <w:jc w:val="center"/>
              <w:rPr>
                <w:rFonts w:ascii="仿宋" w:eastAsia="仿宋" w:hAnsi="仿宋"/>
                <w:sz w:val="24"/>
              </w:rPr>
            </w:pPr>
            <w:r>
              <w:rPr>
                <w:rFonts w:ascii="仿宋" w:eastAsia="仿宋" w:hAnsi="仿宋" w:hint="eastAsia"/>
                <w:sz w:val="24"/>
              </w:rPr>
              <w:t>项目名称3</w:t>
            </w:r>
          </w:p>
        </w:tc>
        <w:tc>
          <w:tcPr>
            <w:tcW w:w="1418" w:type="dxa"/>
            <w:tcBorders>
              <w:top w:val="single" w:sz="4" w:space="0" w:color="auto"/>
              <w:left w:val="single" w:sz="4" w:space="0" w:color="auto"/>
              <w:bottom w:val="single" w:sz="4" w:space="0" w:color="auto"/>
              <w:right w:val="single" w:sz="4" w:space="0" w:color="auto"/>
            </w:tcBorders>
            <w:vAlign w:val="center"/>
          </w:tcPr>
          <w:p w14:paraId="7108CF03" w14:textId="77777777" w:rsidR="00A94D46" w:rsidRDefault="00A94D46" w:rsidP="00297D66">
            <w:pPr>
              <w:spacing w:line="500" w:lineRule="exact"/>
              <w:jc w:val="center"/>
              <w:rPr>
                <w:rFonts w:ascii="仿宋" w:eastAsia="仿宋" w:hAnsi="仿宋"/>
                <w:sz w:val="24"/>
              </w:rPr>
            </w:pPr>
            <w:r>
              <w:rPr>
                <w:rFonts w:ascii="仿宋" w:eastAsia="仿宋" w:hAnsi="仿宋" w:hint="eastAsia"/>
                <w:sz w:val="24"/>
              </w:rPr>
              <w:t>项目标准3</w:t>
            </w:r>
          </w:p>
        </w:tc>
      </w:tr>
      <w:tr w:rsidR="00A94D46" w14:paraId="71CB0810" w14:textId="77777777" w:rsidTr="00297D66">
        <w:trPr>
          <w:trHeight w:val="331"/>
        </w:trPr>
        <w:tc>
          <w:tcPr>
            <w:tcW w:w="1418" w:type="dxa"/>
            <w:gridSpan w:val="4"/>
            <w:tcBorders>
              <w:top w:val="single" w:sz="4" w:space="0" w:color="auto"/>
              <w:left w:val="single" w:sz="4" w:space="0" w:color="auto"/>
              <w:bottom w:val="single" w:sz="4" w:space="0" w:color="auto"/>
              <w:right w:val="single" w:sz="4" w:space="0" w:color="auto"/>
            </w:tcBorders>
          </w:tcPr>
          <w:p w14:paraId="1D23FB84" w14:textId="77777777" w:rsidR="00A94D46" w:rsidRDefault="00A94D46" w:rsidP="00297D66">
            <w:pPr>
              <w:spacing w:line="500" w:lineRule="exact"/>
              <w:jc w:val="center"/>
              <w:rPr>
                <w:rFonts w:ascii="仿宋" w:eastAsia="仿宋" w:hAnsi="仿宋"/>
                <w:b/>
                <w:sz w:val="24"/>
              </w:rPr>
            </w:pPr>
            <w:r>
              <w:rPr>
                <w:rFonts w:ascii="仿宋" w:eastAsia="仿宋" w:hAnsi="仿宋" w:hint="eastAsia"/>
                <w:sz w:val="24"/>
              </w:rPr>
              <w:t>特区津贴</w:t>
            </w:r>
          </w:p>
        </w:tc>
        <w:tc>
          <w:tcPr>
            <w:tcW w:w="1418" w:type="dxa"/>
            <w:gridSpan w:val="8"/>
            <w:tcBorders>
              <w:top w:val="single" w:sz="4" w:space="0" w:color="auto"/>
              <w:left w:val="single" w:sz="4" w:space="0" w:color="auto"/>
              <w:bottom w:val="single" w:sz="4" w:space="0" w:color="auto"/>
              <w:right w:val="single" w:sz="4" w:space="0" w:color="auto"/>
            </w:tcBorders>
          </w:tcPr>
          <w:p w14:paraId="0874BE83" w14:textId="77777777" w:rsidR="00A94D46" w:rsidRDefault="00A94D46" w:rsidP="00297D66">
            <w:pPr>
              <w:spacing w:line="500" w:lineRule="exact"/>
              <w:jc w:val="center"/>
              <w:rPr>
                <w:rFonts w:ascii="仿宋" w:eastAsia="仿宋" w:hAnsi="仿宋"/>
                <w:sz w:val="24"/>
              </w:rPr>
            </w:pPr>
          </w:p>
        </w:tc>
        <w:tc>
          <w:tcPr>
            <w:tcW w:w="1559" w:type="dxa"/>
            <w:gridSpan w:val="6"/>
            <w:tcBorders>
              <w:top w:val="single" w:sz="4" w:space="0" w:color="auto"/>
              <w:left w:val="single" w:sz="4" w:space="0" w:color="auto"/>
              <w:bottom w:val="single" w:sz="4" w:space="0" w:color="auto"/>
              <w:right w:val="single" w:sz="4" w:space="0" w:color="auto"/>
            </w:tcBorders>
          </w:tcPr>
          <w:p w14:paraId="01BD6CFA" w14:textId="77777777" w:rsidR="00A94D46" w:rsidRDefault="00A94D46" w:rsidP="00297D66">
            <w:pPr>
              <w:spacing w:line="500" w:lineRule="exact"/>
              <w:jc w:val="center"/>
              <w:rPr>
                <w:rFonts w:ascii="仿宋" w:eastAsia="仿宋" w:hAnsi="仿宋"/>
                <w:sz w:val="24"/>
              </w:rPr>
            </w:pPr>
            <w:r>
              <w:rPr>
                <w:rFonts w:ascii="仿宋" w:eastAsia="仿宋" w:hAnsi="仿宋" w:hint="eastAsia"/>
                <w:sz w:val="24"/>
              </w:rPr>
              <w:t>教护龄</w:t>
            </w:r>
          </w:p>
        </w:tc>
        <w:tc>
          <w:tcPr>
            <w:tcW w:w="1559" w:type="dxa"/>
            <w:gridSpan w:val="7"/>
            <w:tcBorders>
              <w:top w:val="single" w:sz="4" w:space="0" w:color="auto"/>
              <w:left w:val="single" w:sz="4" w:space="0" w:color="auto"/>
              <w:bottom w:val="single" w:sz="4" w:space="0" w:color="auto"/>
              <w:right w:val="single" w:sz="4" w:space="0" w:color="auto"/>
            </w:tcBorders>
          </w:tcPr>
          <w:p w14:paraId="5B0A6DF0" w14:textId="77777777" w:rsidR="00A94D46" w:rsidRDefault="00A94D46" w:rsidP="00297D66">
            <w:pPr>
              <w:spacing w:line="500" w:lineRule="exact"/>
              <w:jc w:val="center"/>
              <w:rPr>
                <w:rFonts w:ascii="仿宋" w:eastAsia="仿宋" w:hAnsi="仿宋"/>
                <w:sz w:val="24"/>
              </w:rPr>
            </w:pPr>
          </w:p>
        </w:tc>
        <w:tc>
          <w:tcPr>
            <w:tcW w:w="1701" w:type="dxa"/>
            <w:gridSpan w:val="4"/>
            <w:tcBorders>
              <w:top w:val="single" w:sz="4" w:space="0" w:color="auto"/>
              <w:left w:val="single" w:sz="4" w:space="0" w:color="auto"/>
              <w:bottom w:val="single" w:sz="4" w:space="0" w:color="auto"/>
              <w:right w:val="single" w:sz="4" w:space="0" w:color="auto"/>
            </w:tcBorders>
          </w:tcPr>
          <w:p w14:paraId="3A287618" w14:textId="77777777" w:rsidR="00A94D46" w:rsidRDefault="00A94D46" w:rsidP="00297D66">
            <w:pPr>
              <w:spacing w:line="500" w:lineRule="exact"/>
              <w:jc w:val="center"/>
              <w:rPr>
                <w:rFonts w:ascii="仿宋" w:eastAsia="仿宋" w:hAnsi="仿宋"/>
                <w:sz w:val="24"/>
              </w:rPr>
            </w:pPr>
            <w:r>
              <w:rPr>
                <w:rFonts w:ascii="仿宋" w:eastAsia="仿宋" w:hAnsi="仿宋" w:hint="eastAsia"/>
                <w:sz w:val="24"/>
              </w:rPr>
              <w:t>警衔津贴</w:t>
            </w:r>
          </w:p>
        </w:tc>
        <w:tc>
          <w:tcPr>
            <w:tcW w:w="1418" w:type="dxa"/>
            <w:tcBorders>
              <w:top w:val="single" w:sz="4" w:space="0" w:color="auto"/>
              <w:left w:val="single" w:sz="4" w:space="0" w:color="auto"/>
              <w:bottom w:val="single" w:sz="4" w:space="0" w:color="auto"/>
              <w:right w:val="single" w:sz="4" w:space="0" w:color="auto"/>
            </w:tcBorders>
          </w:tcPr>
          <w:p w14:paraId="3D474266" w14:textId="77777777" w:rsidR="00A94D46" w:rsidRDefault="00A94D46" w:rsidP="00297D66">
            <w:pPr>
              <w:spacing w:line="500" w:lineRule="exact"/>
              <w:jc w:val="center"/>
              <w:rPr>
                <w:rFonts w:ascii="仿宋" w:eastAsia="仿宋" w:hAnsi="仿宋"/>
                <w:sz w:val="24"/>
              </w:rPr>
            </w:pPr>
          </w:p>
        </w:tc>
      </w:tr>
      <w:tr w:rsidR="00A94D46" w14:paraId="6A075011" w14:textId="77777777" w:rsidTr="00297D66">
        <w:trPr>
          <w:trHeight w:val="331"/>
        </w:trPr>
        <w:tc>
          <w:tcPr>
            <w:tcW w:w="9073" w:type="dxa"/>
            <w:gridSpan w:val="30"/>
            <w:tcBorders>
              <w:top w:val="single" w:sz="4" w:space="0" w:color="auto"/>
              <w:left w:val="single" w:sz="4" w:space="0" w:color="auto"/>
              <w:bottom w:val="single" w:sz="4" w:space="0" w:color="auto"/>
              <w:right w:val="single" w:sz="4" w:space="0" w:color="auto"/>
            </w:tcBorders>
          </w:tcPr>
          <w:p w14:paraId="150132D2" w14:textId="77777777" w:rsidR="00A94D46" w:rsidRDefault="00A94D46" w:rsidP="00297D66">
            <w:pPr>
              <w:spacing w:line="500" w:lineRule="exact"/>
              <w:jc w:val="center"/>
              <w:rPr>
                <w:rFonts w:ascii="仿宋" w:eastAsia="仿宋" w:hAnsi="仿宋"/>
                <w:b/>
                <w:sz w:val="24"/>
              </w:rPr>
            </w:pPr>
            <w:r>
              <w:rPr>
                <w:rFonts w:ascii="仿宋" w:eastAsia="仿宋" w:hAnsi="仿宋" w:hint="eastAsia"/>
                <w:b/>
                <w:sz w:val="24"/>
              </w:rPr>
              <w:t>个人工作简历</w:t>
            </w:r>
          </w:p>
        </w:tc>
      </w:tr>
      <w:tr w:rsidR="00A94D46" w14:paraId="30E49CA6" w14:textId="77777777" w:rsidTr="00297D66">
        <w:trPr>
          <w:trHeight w:val="187"/>
        </w:trPr>
        <w:tc>
          <w:tcPr>
            <w:tcW w:w="1702" w:type="dxa"/>
            <w:gridSpan w:val="5"/>
            <w:tcBorders>
              <w:top w:val="single" w:sz="4" w:space="0" w:color="auto"/>
              <w:left w:val="single" w:sz="4" w:space="0" w:color="auto"/>
              <w:bottom w:val="single" w:sz="4" w:space="0" w:color="auto"/>
              <w:right w:val="single" w:sz="4" w:space="0" w:color="auto"/>
            </w:tcBorders>
            <w:vAlign w:val="center"/>
          </w:tcPr>
          <w:p w14:paraId="35979BB4" w14:textId="77777777" w:rsidR="00A94D46" w:rsidRDefault="00A94D46" w:rsidP="00297D66">
            <w:pPr>
              <w:spacing w:line="500" w:lineRule="exact"/>
              <w:jc w:val="center"/>
              <w:rPr>
                <w:rFonts w:ascii="仿宋" w:eastAsia="仿宋" w:hAnsi="仿宋"/>
                <w:spacing w:val="-20"/>
                <w:sz w:val="24"/>
              </w:rPr>
            </w:pPr>
            <w:r>
              <w:rPr>
                <w:rFonts w:ascii="仿宋" w:eastAsia="仿宋" w:hAnsi="仿宋" w:hint="eastAsia"/>
                <w:spacing w:val="-20"/>
                <w:sz w:val="24"/>
              </w:rPr>
              <w:t>起止时间</w:t>
            </w:r>
          </w:p>
        </w:tc>
        <w:tc>
          <w:tcPr>
            <w:tcW w:w="2409" w:type="dxa"/>
            <w:gridSpan w:val="12"/>
            <w:tcBorders>
              <w:top w:val="single" w:sz="4" w:space="0" w:color="auto"/>
              <w:left w:val="single" w:sz="4" w:space="0" w:color="auto"/>
              <w:bottom w:val="single" w:sz="4" w:space="0" w:color="auto"/>
              <w:right w:val="single" w:sz="4" w:space="0" w:color="auto"/>
            </w:tcBorders>
            <w:vAlign w:val="center"/>
          </w:tcPr>
          <w:p w14:paraId="143D2814" w14:textId="77777777" w:rsidR="00A94D46" w:rsidRDefault="00A94D46" w:rsidP="00297D66">
            <w:pPr>
              <w:spacing w:line="500" w:lineRule="exact"/>
              <w:jc w:val="center"/>
              <w:rPr>
                <w:rFonts w:ascii="仿宋" w:eastAsia="仿宋" w:hAnsi="仿宋"/>
                <w:sz w:val="24"/>
              </w:rPr>
            </w:pPr>
            <w:r>
              <w:rPr>
                <w:rFonts w:ascii="仿宋" w:eastAsia="仿宋" w:hAnsi="仿宋" w:hint="eastAsia"/>
                <w:sz w:val="24"/>
              </w:rPr>
              <w:t>工作单位</w:t>
            </w: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09373906" w14:textId="77777777" w:rsidR="00A94D46" w:rsidRDefault="00A94D46" w:rsidP="00297D66">
            <w:pPr>
              <w:spacing w:line="500" w:lineRule="exact"/>
              <w:jc w:val="center"/>
              <w:rPr>
                <w:rFonts w:ascii="仿宋" w:eastAsia="仿宋" w:hAnsi="仿宋"/>
                <w:sz w:val="24"/>
              </w:rPr>
            </w:pPr>
            <w:r>
              <w:rPr>
                <w:rFonts w:ascii="仿宋" w:eastAsia="仿宋" w:hAnsi="仿宋" w:hint="eastAsia"/>
                <w:sz w:val="24"/>
              </w:rPr>
              <w:t>身份</w:t>
            </w:r>
          </w:p>
        </w:tc>
        <w:tc>
          <w:tcPr>
            <w:tcW w:w="2127" w:type="dxa"/>
            <w:gridSpan w:val="6"/>
            <w:tcBorders>
              <w:top w:val="single" w:sz="4" w:space="0" w:color="auto"/>
              <w:left w:val="single" w:sz="4" w:space="0" w:color="auto"/>
              <w:bottom w:val="single" w:sz="4" w:space="0" w:color="auto"/>
              <w:right w:val="single" w:sz="4" w:space="0" w:color="auto"/>
            </w:tcBorders>
            <w:vAlign w:val="center"/>
          </w:tcPr>
          <w:p w14:paraId="26933FAC" w14:textId="77777777" w:rsidR="00A94D46" w:rsidRDefault="00A94D46" w:rsidP="00297D66">
            <w:pPr>
              <w:spacing w:line="500" w:lineRule="exact"/>
              <w:jc w:val="center"/>
              <w:rPr>
                <w:rFonts w:ascii="仿宋" w:eastAsia="仿宋" w:hAnsi="仿宋"/>
                <w:spacing w:val="-20"/>
                <w:sz w:val="24"/>
              </w:rPr>
            </w:pPr>
            <w:r>
              <w:rPr>
                <w:rFonts w:ascii="仿宋" w:eastAsia="仿宋" w:hAnsi="仿宋" w:hint="eastAsia"/>
                <w:spacing w:val="-20"/>
                <w:sz w:val="24"/>
              </w:rPr>
              <w:t>参保社保机构</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79FE6E91" w14:textId="77777777" w:rsidR="00A94D46" w:rsidRDefault="00A94D46" w:rsidP="00297D66">
            <w:pPr>
              <w:spacing w:line="500" w:lineRule="exact"/>
              <w:jc w:val="center"/>
              <w:rPr>
                <w:rFonts w:ascii="仿宋" w:eastAsia="仿宋" w:hAnsi="仿宋"/>
                <w:spacing w:val="-20"/>
                <w:sz w:val="24"/>
              </w:rPr>
            </w:pPr>
            <w:r>
              <w:rPr>
                <w:rFonts w:ascii="仿宋" w:eastAsia="仿宋" w:hAnsi="仿宋" w:hint="eastAsia"/>
                <w:spacing w:val="-20"/>
                <w:sz w:val="24"/>
              </w:rPr>
              <w:t>缴费区间</w:t>
            </w:r>
          </w:p>
        </w:tc>
      </w:tr>
      <w:tr w:rsidR="00A94D46" w14:paraId="6B47B76B" w14:textId="77777777" w:rsidTr="00297D66">
        <w:trPr>
          <w:trHeight w:val="187"/>
        </w:trPr>
        <w:tc>
          <w:tcPr>
            <w:tcW w:w="1702" w:type="dxa"/>
            <w:gridSpan w:val="5"/>
            <w:tcBorders>
              <w:top w:val="single" w:sz="4" w:space="0" w:color="auto"/>
              <w:left w:val="single" w:sz="4" w:space="0" w:color="auto"/>
              <w:bottom w:val="single" w:sz="4" w:space="0" w:color="auto"/>
              <w:right w:val="single" w:sz="4" w:space="0" w:color="auto"/>
            </w:tcBorders>
          </w:tcPr>
          <w:p w14:paraId="4D5A5C67" w14:textId="77777777" w:rsidR="00A94D46" w:rsidRDefault="00A94D46" w:rsidP="00297D66">
            <w:pPr>
              <w:spacing w:line="360" w:lineRule="exact"/>
              <w:jc w:val="center"/>
              <w:rPr>
                <w:rFonts w:ascii="仿宋" w:eastAsia="仿宋" w:hAnsi="仿宋"/>
                <w:szCs w:val="21"/>
              </w:rPr>
            </w:pPr>
          </w:p>
        </w:tc>
        <w:tc>
          <w:tcPr>
            <w:tcW w:w="2409" w:type="dxa"/>
            <w:gridSpan w:val="12"/>
            <w:tcBorders>
              <w:top w:val="single" w:sz="4" w:space="0" w:color="auto"/>
              <w:left w:val="single" w:sz="4" w:space="0" w:color="auto"/>
              <w:bottom w:val="single" w:sz="4" w:space="0" w:color="auto"/>
              <w:right w:val="single" w:sz="4" w:space="0" w:color="auto"/>
            </w:tcBorders>
          </w:tcPr>
          <w:p w14:paraId="1E97BBEE" w14:textId="77777777" w:rsidR="00A94D46" w:rsidRDefault="00A94D46" w:rsidP="00297D66">
            <w:pPr>
              <w:spacing w:line="360" w:lineRule="exact"/>
              <w:rPr>
                <w:rFonts w:ascii="仿宋" w:eastAsia="仿宋" w:hAnsi="仿宋"/>
                <w:szCs w:val="21"/>
              </w:rPr>
            </w:pPr>
          </w:p>
        </w:tc>
        <w:tc>
          <w:tcPr>
            <w:tcW w:w="1134" w:type="dxa"/>
            <w:gridSpan w:val="5"/>
            <w:tcBorders>
              <w:top w:val="single" w:sz="4" w:space="0" w:color="auto"/>
              <w:left w:val="single" w:sz="4" w:space="0" w:color="auto"/>
              <w:bottom w:val="single" w:sz="4" w:space="0" w:color="auto"/>
              <w:right w:val="single" w:sz="4" w:space="0" w:color="auto"/>
            </w:tcBorders>
          </w:tcPr>
          <w:p w14:paraId="3E114B24" w14:textId="77777777" w:rsidR="00A94D46" w:rsidRDefault="00A94D46" w:rsidP="00297D66">
            <w:pPr>
              <w:spacing w:line="360" w:lineRule="exact"/>
              <w:rPr>
                <w:rFonts w:ascii="仿宋" w:eastAsia="仿宋" w:hAnsi="仿宋"/>
                <w:szCs w:val="21"/>
              </w:rPr>
            </w:pPr>
          </w:p>
        </w:tc>
        <w:tc>
          <w:tcPr>
            <w:tcW w:w="2127" w:type="dxa"/>
            <w:gridSpan w:val="6"/>
            <w:tcBorders>
              <w:top w:val="single" w:sz="4" w:space="0" w:color="auto"/>
              <w:left w:val="single" w:sz="4" w:space="0" w:color="auto"/>
              <w:bottom w:val="single" w:sz="4" w:space="0" w:color="auto"/>
              <w:right w:val="single" w:sz="4" w:space="0" w:color="auto"/>
            </w:tcBorders>
          </w:tcPr>
          <w:p w14:paraId="387C67F7" w14:textId="77777777" w:rsidR="00A94D46" w:rsidRDefault="00A94D46" w:rsidP="00297D66">
            <w:pPr>
              <w:spacing w:line="360" w:lineRule="exact"/>
              <w:rPr>
                <w:rFonts w:ascii="仿宋" w:eastAsia="仿宋" w:hAnsi="仿宋"/>
                <w:spacing w:val="-20"/>
                <w:szCs w:val="21"/>
              </w:rPr>
            </w:pPr>
          </w:p>
        </w:tc>
        <w:tc>
          <w:tcPr>
            <w:tcW w:w="1701" w:type="dxa"/>
            <w:gridSpan w:val="2"/>
            <w:tcBorders>
              <w:top w:val="single" w:sz="4" w:space="0" w:color="auto"/>
              <w:left w:val="single" w:sz="4" w:space="0" w:color="auto"/>
              <w:bottom w:val="single" w:sz="4" w:space="0" w:color="auto"/>
              <w:right w:val="single" w:sz="4" w:space="0" w:color="auto"/>
            </w:tcBorders>
          </w:tcPr>
          <w:p w14:paraId="17AD37F0" w14:textId="77777777" w:rsidR="00A94D46" w:rsidRDefault="00A94D46" w:rsidP="00297D66">
            <w:pPr>
              <w:spacing w:line="360" w:lineRule="exact"/>
              <w:rPr>
                <w:rFonts w:ascii="仿宋" w:eastAsia="仿宋" w:hAnsi="仿宋"/>
                <w:szCs w:val="21"/>
              </w:rPr>
            </w:pPr>
          </w:p>
        </w:tc>
      </w:tr>
      <w:tr w:rsidR="00A94D46" w14:paraId="3B24C57A" w14:textId="77777777" w:rsidTr="00297D66">
        <w:trPr>
          <w:trHeight w:val="187"/>
        </w:trPr>
        <w:tc>
          <w:tcPr>
            <w:tcW w:w="1702" w:type="dxa"/>
            <w:gridSpan w:val="5"/>
            <w:tcBorders>
              <w:top w:val="single" w:sz="4" w:space="0" w:color="auto"/>
              <w:left w:val="single" w:sz="4" w:space="0" w:color="auto"/>
              <w:bottom w:val="single" w:sz="4" w:space="0" w:color="auto"/>
              <w:right w:val="single" w:sz="4" w:space="0" w:color="auto"/>
            </w:tcBorders>
          </w:tcPr>
          <w:p w14:paraId="39547DC8" w14:textId="77777777" w:rsidR="00A94D46" w:rsidRDefault="00A94D46" w:rsidP="00297D66">
            <w:pPr>
              <w:spacing w:line="360" w:lineRule="exact"/>
              <w:jc w:val="center"/>
              <w:rPr>
                <w:rFonts w:ascii="仿宋" w:eastAsia="仿宋" w:hAnsi="仿宋"/>
                <w:szCs w:val="21"/>
              </w:rPr>
            </w:pPr>
          </w:p>
        </w:tc>
        <w:tc>
          <w:tcPr>
            <w:tcW w:w="2409" w:type="dxa"/>
            <w:gridSpan w:val="12"/>
            <w:tcBorders>
              <w:top w:val="single" w:sz="4" w:space="0" w:color="auto"/>
              <w:left w:val="single" w:sz="4" w:space="0" w:color="auto"/>
              <w:bottom w:val="single" w:sz="4" w:space="0" w:color="auto"/>
              <w:right w:val="single" w:sz="4" w:space="0" w:color="auto"/>
            </w:tcBorders>
          </w:tcPr>
          <w:p w14:paraId="796A2982" w14:textId="77777777" w:rsidR="00A94D46" w:rsidRDefault="00A94D46" w:rsidP="00297D66">
            <w:pPr>
              <w:spacing w:line="360" w:lineRule="exact"/>
              <w:rPr>
                <w:rFonts w:ascii="仿宋" w:eastAsia="仿宋" w:hAnsi="仿宋"/>
                <w:szCs w:val="21"/>
              </w:rPr>
            </w:pPr>
          </w:p>
        </w:tc>
        <w:tc>
          <w:tcPr>
            <w:tcW w:w="1134" w:type="dxa"/>
            <w:gridSpan w:val="5"/>
            <w:tcBorders>
              <w:top w:val="single" w:sz="4" w:space="0" w:color="auto"/>
              <w:left w:val="single" w:sz="4" w:space="0" w:color="auto"/>
              <w:bottom w:val="single" w:sz="4" w:space="0" w:color="auto"/>
              <w:right w:val="single" w:sz="4" w:space="0" w:color="auto"/>
            </w:tcBorders>
          </w:tcPr>
          <w:p w14:paraId="78C767D8" w14:textId="77777777" w:rsidR="00A94D46" w:rsidRDefault="00A94D46" w:rsidP="00297D66">
            <w:pPr>
              <w:spacing w:line="360" w:lineRule="exact"/>
              <w:rPr>
                <w:rFonts w:ascii="仿宋" w:eastAsia="仿宋" w:hAnsi="仿宋"/>
                <w:szCs w:val="21"/>
              </w:rPr>
            </w:pPr>
          </w:p>
        </w:tc>
        <w:tc>
          <w:tcPr>
            <w:tcW w:w="2127" w:type="dxa"/>
            <w:gridSpan w:val="6"/>
            <w:tcBorders>
              <w:top w:val="single" w:sz="4" w:space="0" w:color="auto"/>
              <w:left w:val="single" w:sz="4" w:space="0" w:color="auto"/>
              <w:bottom w:val="single" w:sz="4" w:space="0" w:color="auto"/>
              <w:right w:val="single" w:sz="4" w:space="0" w:color="auto"/>
            </w:tcBorders>
          </w:tcPr>
          <w:p w14:paraId="14E7C0FB" w14:textId="77777777" w:rsidR="00A94D46" w:rsidRDefault="00A94D46" w:rsidP="00297D66">
            <w:pPr>
              <w:spacing w:line="360" w:lineRule="exact"/>
              <w:rPr>
                <w:rFonts w:ascii="仿宋" w:eastAsia="仿宋" w:hAnsi="仿宋"/>
                <w:spacing w:val="-20"/>
                <w:szCs w:val="21"/>
              </w:rPr>
            </w:pPr>
          </w:p>
        </w:tc>
        <w:tc>
          <w:tcPr>
            <w:tcW w:w="1701" w:type="dxa"/>
            <w:gridSpan w:val="2"/>
            <w:tcBorders>
              <w:top w:val="single" w:sz="4" w:space="0" w:color="auto"/>
              <w:left w:val="single" w:sz="4" w:space="0" w:color="auto"/>
              <w:bottom w:val="single" w:sz="4" w:space="0" w:color="auto"/>
              <w:right w:val="single" w:sz="4" w:space="0" w:color="auto"/>
            </w:tcBorders>
          </w:tcPr>
          <w:p w14:paraId="19E32C3C" w14:textId="77777777" w:rsidR="00A94D46" w:rsidRDefault="00A94D46" w:rsidP="00297D66">
            <w:pPr>
              <w:spacing w:line="360" w:lineRule="exact"/>
              <w:rPr>
                <w:rFonts w:ascii="仿宋" w:eastAsia="仿宋" w:hAnsi="仿宋"/>
                <w:szCs w:val="21"/>
              </w:rPr>
            </w:pPr>
          </w:p>
        </w:tc>
      </w:tr>
      <w:tr w:rsidR="00A94D46" w14:paraId="57BD45F8" w14:textId="77777777" w:rsidTr="00297D66">
        <w:trPr>
          <w:trHeight w:val="187"/>
        </w:trPr>
        <w:tc>
          <w:tcPr>
            <w:tcW w:w="1702" w:type="dxa"/>
            <w:gridSpan w:val="5"/>
            <w:tcBorders>
              <w:top w:val="single" w:sz="4" w:space="0" w:color="auto"/>
              <w:left w:val="single" w:sz="4" w:space="0" w:color="auto"/>
              <w:bottom w:val="single" w:sz="4" w:space="0" w:color="auto"/>
              <w:right w:val="single" w:sz="4" w:space="0" w:color="auto"/>
            </w:tcBorders>
          </w:tcPr>
          <w:p w14:paraId="0CB89E55" w14:textId="77777777" w:rsidR="00A94D46" w:rsidRDefault="00A94D46" w:rsidP="00297D66">
            <w:pPr>
              <w:spacing w:line="500" w:lineRule="exact"/>
              <w:jc w:val="center"/>
              <w:rPr>
                <w:rFonts w:ascii="仿宋" w:eastAsia="仿宋" w:hAnsi="仿宋"/>
                <w:sz w:val="24"/>
              </w:rPr>
            </w:pPr>
          </w:p>
        </w:tc>
        <w:tc>
          <w:tcPr>
            <w:tcW w:w="2409" w:type="dxa"/>
            <w:gridSpan w:val="12"/>
            <w:tcBorders>
              <w:top w:val="single" w:sz="4" w:space="0" w:color="auto"/>
              <w:left w:val="single" w:sz="4" w:space="0" w:color="auto"/>
              <w:bottom w:val="single" w:sz="4" w:space="0" w:color="auto"/>
              <w:right w:val="single" w:sz="4" w:space="0" w:color="auto"/>
            </w:tcBorders>
          </w:tcPr>
          <w:p w14:paraId="219EE185" w14:textId="77777777" w:rsidR="00A94D46" w:rsidRDefault="00A94D46" w:rsidP="00297D66">
            <w:pPr>
              <w:spacing w:line="500" w:lineRule="exact"/>
              <w:jc w:val="center"/>
              <w:rPr>
                <w:rFonts w:ascii="仿宋" w:eastAsia="仿宋" w:hAnsi="仿宋"/>
                <w:sz w:val="24"/>
              </w:rPr>
            </w:pPr>
          </w:p>
        </w:tc>
        <w:tc>
          <w:tcPr>
            <w:tcW w:w="1134" w:type="dxa"/>
            <w:gridSpan w:val="5"/>
            <w:tcBorders>
              <w:top w:val="single" w:sz="4" w:space="0" w:color="auto"/>
              <w:left w:val="single" w:sz="4" w:space="0" w:color="auto"/>
              <w:bottom w:val="single" w:sz="4" w:space="0" w:color="auto"/>
              <w:right w:val="single" w:sz="4" w:space="0" w:color="auto"/>
            </w:tcBorders>
          </w:tcPr>
          <w:p w14:paraId="673E7F75" w14:textId="77777777" w:rsidR="00A94D46" w:rsidRDefault="00A94D46" w:rsidP="00297D66">
            <w:pPr>
              <w:spacing w:line="500" w:lineRule="exact"/>
              <w:rPr>
                <w:rFonts w:ascii="仿宋" w:eastAsia="仿宋" w:hAnsi="仿宋"/>
                <w:sz w:val="24"/>
              </w:rPr>
            </w:pPr>
          </w:p>
        </w:tc>
        <w:tc>
          <w:tcPr>
            <w:tcW w:w="2127" w:type="dxa"/>
            <w:gridSpan w:val="6"/>
            <w:tcBorders>
              <w:top w:val="single" w:sz="4" w:space="0" w:color="auto"/>
              <w:left w:val="single" w:sz="4" w:space="0" w:color="auto"/>
              <w:bottom w:val="single" w:sz="4" w:space="0" w:color="auto"/>
              <w:right w:val="single" w:sz="4" w:space="0" w:color="auto"/>
            </w:tcBorders>
          </w:tcPr>
          <w:p w14:paraId="63ACAB08" w14:textId="77777777" w:rsidR="00A94D46" w:rsidRDefault="00A94D46" w:rsidP="00297D66">
            <w:pPr>
              <w:spacing w:line="500" w:lineRule="exact"/>
              <w:rPr>
                <w:rFonts w:ascii="仿宋" w:eastAsia="仿宋" w:hAnsi="仿宋"/>
                <w:sz w:val="24"/>
              </w:rPr>
            </w:pPr>
          </w:p>
        </w:tc>
        <w:tc>
          <w:tcPr>
            <w:tcW w:w="1701" w:type="dxa"/>
            <w:gridSpan w:val="2"/>
            <w:tcBorders>
              <w:top w:val="single" w:sz="4" w:space="0" w:color="auto"/>
              <w:left w:val="single" w:sz="4" w:space="0" w:color="auto"/>
              <w:bottom w:val="single" w:sz="4" w:space="0" w:color="auto"/>
              <w:right w:val="single" w:sz="4" w:space="0" w:color="auto"/>
            </w:tcBorders>
          </w:tcPr>
          <w:p w14:paraId="722A3196" w14:textId="77777777" w:rsidR="00A94D46" w:rsidRDefault="00A94D46" w:rsidP="00297D66">
            <w:pPr>
              <w:spacing w:line="500" w:lineRule="exact"/>
              <w:rPr>
                <w:rFonts w:ascii="仿宋" w:eastAsia="仿宋" w:hAnsi="仿宋"/>
                <w:sz w:val="24"/>
              </w:rPr>
            </w:pPr>
          </w:p>
        </w:tc>
      </w:tr>
      <w:tr w:rsidR="00A94D46" w14:paraId="50811B88" w14:textId="77777777" w:rsidTr="00297D66">
        <w:trPr>
          <w:trHeight w:val="506"/>
        </w:trPr>
        <w:tc>
          <w:tcPr>
            <w:tcW w:w="851" w:type="dxa"/>
            <w:vMerge w:val="restart"/>
            <w:tcBorders>
              <w:top w:val="single" w:sz="4" w:space="0" w:color="auto"/>
              <w:left w:val="single" w:sz="4" w:space="0" w:color="auto"/>
              <w:bottom w:val="single" w:sz="4" w:space="0" w:color="auto"/>
              <w:right w:val="single" w:sz="4" w:space="0" w:color="auto"/>
            </w:tcBorders>
            <w:vAlign w:val="center"/>
          </w:tcPr>
          <w:p w14:paraId="13322C50" w14:textId="77777777" w:rsidR="00A94D46" w:rsidRDefault="00A94D46" w:rsidP="00297D66">
            <w:pPr>
              <w:spacing w:line="360" w:lineRule="exact"/>
              <w:jc w:val="center"/>
              <w:rPr>
                <w:rFonts w:ascii="仿宋" w:eastAsia="仿宋" w:hAnsi="仿宋"/>
                <w:sz w:val="24"/>
              </w:rPr>
            </w:pPr>
            <w:r>
              <w:rPr>
                <w:rFonts w:ascii="仿宋" w:eastAsia="仿宋" w:hAnsi="仿宋" w:hint="eastAsia"/>
                <w:spacing w:val="-20"/>
                <w:sz w:val="24"/>
              </w:rPr>
              <w:t>退休人员联系信息</w:t>
            </w:r>
          </w:p>
        </w:tc>
        <w:tc>
          <w:tcPr>
            <w:tcW w:w="1512" w:type="dxa"/>
            <w:gridSpan w:val="7"/>
            <w:tcBorders>
              <w:top w:val="single" w:sz="4" w:space="0" w:color="auto"/>
              <w:left w:val="single" w:sz="4" w:space="0" w:color="auto"/>
              <w:bottom w:val="single" w:sz="4" w:space="0" w:color="auto"/>
              <w:right w:val="single" w:sz="4" w:space="0" w:color="auto"/>
            </w:tcBorders>
            <w:vAlign w:val="center"/>
          </w:tcPr>
          <w:p w14:paraId="06DABE26" w14:textId="77777777" w:rsidR="00A94D46" w:rsidRDefault="00A94D46" w:rsidP="00297D66">
            <w:pPr>
              <w:spacing w:line="360" w:lineRule="exact"/>
              <w:jc w:val="center"/>
              <w:rPr>
                <w:rFonts w:ascii="仿宋" w:eastAsia="仿宋" w:hAnsi="仿宋"/>
                <w:sz w:val="24"/>
              </w:rPr>
            </w:pPr>
            <w:r>
              <w:rPr>
                <w:rFonts w:ascii="仿宋" w:eastAsia="仿宋" w:hAnsi="仿宋" w:hint="eastAsia"/>
                <w:sz w:val="24"/>
              </w:rPr>
              <w:t>常住地址</w:t>
            </w:r>
          </w:p>
        </w:tc>
        <w:tc>
          <w:tcPr>
            <w:tcW w:w="6710" w:type="dxa"/>
            <w:gridSpan w:val="22"/>
            <w:tcBorders>
              <w:top w:val="single" w:sz="4" w:space="0" w:color="auto"/>
              <w:left w:val="single" w:sz="4" w:space="0" w:color="auto"/>
              <w:bottom w:val="single" w:sz="4" w:space="0" w:color="auto"/>
              <w:right w:val="single" w:sz="4" w:space="0" w:color="auto"/>
            </w:tcBorders>
            <w:vAlign w:val="center"/>
          </w:tcPr>
          <w:p w14:paraId="10BD7D6B" w14:textId="77777777" w:rsidR="00A94D46" w:rsidRDefault="00A94D46" w:rsidP="00297D66">
            <w:pPr>
              <w:spacing w:line="360" w:lineRule="exact"/>
              <w:ind w:leftChars="-95" w:left="934" w:hangingChars="500" w:hanging="1200"/>
              <w:rPr>
                <w:rFonts w:ascii="仿宋" w:eastAsia="仿宋" w:hAnsi="仿宋"/>
                <w:sz w:val="24"/>
              </w:rPr>
            </w:pPr>
          </w:p>
        </w:tc>
      </w:tr>
      <w:tr w:rsidR="00A94D46" w14:paraId="4E66A9B4" w14:textId="77777777" w:rsidTr="00297D66">
        <w:trPr>
          <w:trHeight w:val="444"/>
        </w:trPr>
        <w:tc>
          <w:tcPr>
            <w:tcW w:w="851" w:type="dxa"/>
            <w:vMerge/>
            <w:tcBorders>
              <w:top w:val="single" w:sz="4" w:space="0" w:color="auto"/>
              <w:left w:val="single" w:sz="4" w:space="0" w:color="auto"/>
              <w:bottom w:val="single" w:sz="4" w:space="0" w:color="auto"/>
              <w:right w:val="single" w:sz="4" w:space="0" w:color="auto"/>
            </w:tcBorders>
            <w:vAlign w:val="center"/>
          </w:tcPr>
          <w:p w14:paraId="040A09F3" w14:textId="77777777" w:rsidR="00A94D46" w:rsidRDefault="00A94D46" w:rsidP="00297D66">
            <w:pPr>
              <w:widowControl/>
              <w:jc w:val="left"/>
              <w:rPr>
                <w:rFonts w:ascii="仿宋" w:eastAsia="仿宋" w:hAnsi="仿宋"/>
                <w:sz w:val="24"/>
              </w:rPr>
            </w:pPr>
          </w:p>
        </w:tc>
        <w:tc>
          <w:tcPr>
            <w:tcW w:w="1512" w:type="dxa"/>
            <w:gridSpan w:val="7"/>
            <w:tcBorders>
              <w:top w:val="single" w:sz="4" w:space="0" w:color="auto"/>
              <w:left w:val="single" w:sz="4" w:space="0" w:color="auto"/>
              <w:bottom w:val="single" w:sz="4" w:space="0" w:color="auto"/>
              <w:right w:val="single" w:sz="4" w:space="0" w:color="auto"/>
            </w:tcBorders>
            <w:vAlign w:val="center"/>
          </w:tcPr>
          <w:p w14:paraId="102C6514" w14:textId="77777777" w:rsidR="00A94D46" w:rsidRDefault="00A94D46" w:rsidP="00297D66">
            <w:pPr>
              <w:spacing w:line="360" w:lineRule="exact"/>
              <w:jc w:val="center"/>
              <w:rPr>
                <w:rFonts w:ascii="仿宋" w:eastAsia="仿宋" w:hAnsi="仿宋"/>
                <w:sz w:val="24"/>
              </w:rPr>
            </w:pPr>
            <w:r>
              <w:rPr>
                <w:rFonts w:ascii="仿宋" w:eastAsia="仿宋" w:hAnsi="仿宋" w:hint="eastAsia"/>
                <w:sz w:val="24"/>
              </w:rPr>
              <w:t>邮政编码</w:t>
            </w:r>
          </w:p>
        </w:tc>
        <w:tc>
          <w:tcPr>
            <w:tcW w:w="1727" w:type="dxa"/>
            <w:gridSpan w:val="8"/>
            <w:tcBorders>
              <w:top w:val="single" w:sz="4" w:space="0" w:color="auto"/>
              <w:left w:val="single" w:sz="4" w:space="0" w:color="auto"/>
              <w:bottom w:val="single" w:sz="4" w:space="0" w:color="auto"/>
              <w:right w:val="single" w:sz="4" w:space="0" w:color="auto"/>
            </w:tcBorders>
          </w:tcPr>
          <w:p w14:paraId="122E73C7" w14:textId="77777777" w:rsidR="00A94D46" w:rsidRDefault="00A94D46" w:rsidP="00297D66">
            <w:pPr>
              <w:spacing w:line="360" w:lineRule="exact"/>
              <w:rPr>
                <w:rFonts w:ascii="仿宋" w:eastAsia="仿宋" w:hAnsi="仿宋"/>
                <w:sz w:val="24"/>
              </w:rPr>
            </w:pPr>
          </w:p>
        </w:tc>
        <w:tc>
          <w:tcPr>
            <w:tcW w:w="1438" w:type="dxa"/>
            <w:gridSpan w:val="7"/>
            <w:tcBorders>
              <w:top w:val="single" w:sz="4" w:space="0" w:color="auto"/>
              <w:left w:val="single" w:sz="4" w:space="0" w:color="auto"/>
              <w:bottom w:val="single" w:sz="4" w:space="0" w:color="auto"/>
              <w:right w:val="single" w:sz="4" w:space="0" w:color="auto"/>
            </w:tcBorders>
            <w:vAlign w:val="center"/>
          </w:tcPr>
          <w:p w14:paraId="1B1C6606" w14:textId="77777777" w:rsidR="00A94D46" w:rsidRDefault="00A94D46" w:rsidP="00297D66">
            <w:pPr>
              <w:spacing w:line="360" w:lineRule="exact"/>
              <w:jc w:val="center"/>
              <w:rPr>
                <w:rFonts w:ascii="仿宋" w:eastAsia="仿宋" w:hAnsi="仿宋"/>
                <w:sz w:val="24"/>
              </w:rPr>
            </w:pPr>
            <w:r>
              <w:rPr>
                <w:rFonts w:ascii="仿宋" w:eastAsia="仿宋" w:hAnsi="仿宋" w:hint="eastAsia"/>
                <w:sz w:val="24"/>
              </w:rPr>
              <w:t>联系电话</w:t>
            </w:r>
          </w:p>
        </w:tc>
        <w:tc>
          <w:tcPr>
            <w:tcW w:w="3545" w:type="dxa"/>
            <w:gridSpan w:val="7"/>
            <w:tcBorders>
              <w:top w:val="single" w:sz="4" w:space="0" w:color="auto"/>
              <w:left w:val="single" w:sz="4" w:space="0" w:color="auto"/>
              <w:bottom w:val="single" w:sz="4" w:space="0" w:color="auto"/>
              <w:right w:val="single" w:sz="4" w:space="0" w:color="auto"/>
            </w:tcBorders>
          </w:tcPr>
          <w:p w14:paraId="2B82A7A8" w14:textId="77777777" w:rsidR="00A94D46" w:rsidRDefault="00A94D46" w:rsidP="00297D66">
            <w:pPr>
              <w:spacing w:line="360" w:lineRule="exact"/>
              <w:rPr>
                <w:rFonts w:ascii="仿宋" w:eastAsia="仿宋" w:hAnsi="仿宋"/>
                <w:sz w:val="24"/>
              </w:rPr>
            </w:pPr>
          </w:p>
        </w:tc>
      </w:tr>
      <w:tr w:rsidR="00A94D46" w14:paraId="4073C6DB" w14:textId="77777777" w:rsidTr="00297D66">
        <w:tc>
          <w:tcPr>
            <w:tcW w:w="2792" w:type="dxa"/>
            <w:gridSpan w:val="11"/>
            <w:tcBorders>
              <w:top w:val="single" w:sz="4" w:space="0" w:color="auto"/>
              <w:left w:val="single" w:sz="4" w:space="0" w:color="auto"/>
              <w:bottom w:val="single" w:sz="4" w:space="0" w:color="auto"/>
              <w:right w:val="single" w:sz="4" w:space="0" w:color="auto"/>
            </w:tcBorders>
          </w:tcPr>
          <w:p w14:paraId="538937C7" w14:textId="77777777" w:rsidR="00A94D46" w:rsidRDefault="00A94D46" w:rsidP="00297D66">
            <w:pPr>
              <w:spacing w:line="500" w:lineRule="exact"/>
              <w:jc w:val="center"/>
              <w:rPr>
                <w:rFonts w:ascii="仿宋" w:eastAsia="仿宋" w:hAnsi="仿宋"/>
                <w:sz w:val="24"/>
              </w:rPr>
            </w:pPr>
            <w:r>
              <w:rPr>
                <w:rFonts w:ascii="仿宋" w:eastAsia="仿宋" w:hAnsi="仿宋" w:hint="eastAsia"/>
                <w:sz w:val="24"/>
              </w:rPr>
              <w:t>申办业务类型</w:t>
            </w:r>
          </w:p>
        </w:tc>
        <w:tc>
          <w:tcPr>
            <w:tcW w:w="6281" w:type="dxa"/>
            <w:gridSpan w:val="19"/>
            <w:tcBorders>
              <w:top w:val="single" w:sz="4" w:space="0" w:color="auto"/>
              <w:left w:val="single" w:sz="4" w:space="0" w:color="auto"/>
              <w:bottom w:val="single" w:sz="4" w:space="0" w:color="auto"/>
              <w:right w:val="single" w:sz="4" w:space="0" w:color="auto"/>
            </w:tcBorders>
          </w:tcPr>
          <w:p w14:paraId="522DC1E1" w14:textId="77777777" w:rsidR="00A94D46" w:rsidRDefault="00A94D46" w:rsidP="00297D66">
            <w:pPr>
              <w:spacing w:line="500" w:lineRule="exact"/>
              <w:rPr>
                <w:rFonts w:ascii="仿宋" w:eastAsia="仿宋" w:hAnsi="仿宋"/>
                <w:sz w:val="24"/>
              </w:rPr>
            </w:pPr>
            <w:r>
              <w:rPr>
                <w:rFonts w:ascii="仿宋" w:eastAsia="仿宋" w:hAnsi="仿宋" w:hint="eastAsia"/>
                <w:sz w:val="24"/>
              </w:rPr>
              <w:t>养老金□    病残津贴□</w:t>
            </w:r>
          </w:p>
        </w:tc>
      </w:tr>
      <w:tr w:rsidR="00A94D46" w14:paraId="2A13F515" w14:textId="77777777" w:rsidTr="00297D66">
        <w:trPr>
          <w:trHeight w:val="1248"/>
        </w:trPr>
        <w:tc>
          <w:tcPr>
            <w:tcW w:w="9073" w:type="dxa"/>
            <w:gridSpan w:val="30"/>
            <w:tcBorders>
              <w:top w:val="single" w:sz="4" w:space="0" w:color="auto"/>
              <w:left w:val="single" w:sz="4" w:space="0" w:color="auto"/>
              <w:bottom w:val="single" w:sz="4" w:space="0" w:color="auto"/>
              <w:right w:val="single" w:sz="4" w:space="0" w:color="auto"/>
            </w:tcBorders>
          </w:tcPr>
          <w:p w14:paraId="34A08B89" w14:textId="77777777" w:rsidR="00A94D46" w:rsidRDefault="00A94D46" w:rsidP="00297D66">
            <w:pPr>
              <w:spacing w:line="360" w:lineRule="exact"/>
              <w:ind w:firstLineChars="200" w:firstLine="482"/>
              <w:rPr>
                <w:rFonts w:ascii="仿宋" w:eastAsia="仿宋" w:hAnsi="仿宋"/>
                <w:b/>
                <w:sz w:val="24"/>
              </w:rPr>
            </w:pPr>
            <w:r>
              <w:rPr>
                <w:rFonts w:ascii="仿宋" w:eastAsia="仿宋" w:hAnsi="仿宋" w:hint="eastAsia"/>
                <w:b/>
                <w:sz w:val="24"/>
              </w:rPr>
              <w:t>支付方式：</w:t>
            </w:r>
            <w:r>
              <w:rPr>
                <w:rFonts w:ascii="仿宋" w:eastAsia="仿宋" w:hAnsi="仿宋" w:hint="eastAsia"/>
                <w:sz w:val="24"/>
              </w:rPr>
              <w:t>□</w:t>
            </w:r>
            <w:r>
              <w:rPr>
                <w:rFonts w:ascii="仿宋" w:eastAsia="仿宋" w:hAnsi="仿宋" w:hint="eastAsia"/>
                <w:b/>
                <w:sz w:val="24"/>
              </w:rPr>
              <w:t>单位发放</w:t>
            </w:r>
            <w:r>
              <w:rPr>
                <w:rFonts w:ascii="仿宋" w:eastAsia="仿宋" w:hAnsi="仿宋" w:hint="eastAsia"/>
                <w:sz w:val="24"/>
              </w:rPr>
              <w:t>□</w:t>
            </w:r>
            <w:r>
              <w:rPr>
                <w:rFonts w:ascii="仿宋" w:eastAsia="仿宋" w:hAnsi="仿宋" w:hint="eastAsia"/>
                <w:b/>
                <w:sz w:val="24"/>
              </w:rPr>
              <w:t>社会化发放。支付到个人账户的，请填写下列内容：</w:t>
            </w:r>
          </w:p>
          <w:p w14:paraId="0E15E7A8" w14:textId="77777777" w:rsidR="00A94D46" w:rsidRDefault="00A94D46" w:rsidP="00297D66">
            <w:pPr>
              <w:spacing w:line="360" w:lineRule="exact"/>
              <w:rPr>
                <w:rFonts w:ascii="仿宋" w:eastAsia="仿宋" w:hAnsi="仿宋"/>
                <w:sz w:val="24"/>
              </w:rPr>
            </w:pPr>
            <w:r>
              <w:rPr>
                <w:noProof/>
              </w:rPr>
              <mc:AlternateContent>
                <mc:Choice Requires="wps">
                  <w:drawing>
                    <wp:anchor distT="0" distB="0" distL="114300" distR="114300" simplePos="0" relativeHeight="251660288" behindDoc="0" locked="0" layoutInCell="1" allowOverlap="1" wp14:anchorId="7F3B0307" wp14:editId="15F02B3E">
                      <wp:simplePos x="0" y="0"/>
                      <wp:positionH relativeFrom="column">
                        <wp:posOffset>4456430</wp:posOffset>
                      </wp:positionH>
                      <wp:positionV relativeFrom="paragraph">
                        <wp:posOffset>261620</wp:posOffset>
                      </wp:positionV>
                      <wp:extent cx="1021715" cy="0"/>
                      <wp:effectExtent l="0" t="0" r="0" b="0"/>
                      <wp:wrapNone/>
                      <wp:docPr id="5" name="直接连接符 5"/>
                      <wp:cNvGraphicFramePr/>
                      <a:graphic xmlns:a="http://schemas.openxmlformats.org/drawingml/2006/main">
                        <a:graphicData uri="http://schemas.microsoft.com/office/word/2010/wordprocessingShape">
                          <wps:wsp>
                            <wps:cNvCnPr/>
                            <wps:spPr>
                              <a:xfrm>
                                <a:off x="0" y="0"/>
                                <a:ext cx="102171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685411A3" id="直接连接符 5"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350.9pt,20.6pt" to="431.35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"/>
                  </w:pict>
                </mc:Fallback>
              </mc:AlternateContent>
            </w:r>
            <w:r>
              <w:rPr>
                <w:rFonts w:ascii="仿宋" w:eastAsia="仿宋" w:hAnsi="仿宋" w:hint="eastAsia"/>
                <w:sz w:val="24"/>
              </w:rPr>
              <w:t xml:space="preserve">开户银行名称：                                      户名：  </w:t>
            </w:r>
          </w:p>
          <w:p w14:paraId="7964C62F" w14:textId="77777777" w:rsidR="00A94D46" w:rsidRDefault="00A94D46" w:rsidP="00297D66">
            <w:pPr>
              <w:spacing w:line="360" w:lineRule="exact"/>
              <w:rPr>
                <w:rFonts w:ascii="仿宋" w:eastAsia="仿宋" w:hAnsi="仿宋"/>
                <w:sz w:val="24"/>
              </w:rPr>
            </w:pPr>
            <w:r>
              <w:rPr>
                <w:noProof/>
              </w:rPr>
              <mc:AlternateContent>
                <mc:Choice Requires="wps">
                  <w:drawing>
                    <wp:anchor distT="0" distB="0" distL="114300" distR="114300" simplePos="0" relativeHeight="251661312" behindDoc="0" locked="0" layoutInCell="1" allowOverlap="1" wp14:anchorId="39B79B34" wp14:editId="53C9DDC6">
                      <wp:simplePos x="0" y="0"/>
                      <wp:positionH relativeFrom="column">
                        <wp:posOffset>571500</wp:posOffset>
                      </wp:positionH>
                      <wp:positionV relativeFrom="paragraph">
                        <wp:posOffset>248285</wp:posOffset>
                      </wp:positionV>
                      <wp:extent cx="4906645" cy="0"/>
                      <wp:effectExtent l="0" t="0" r="0" b="0"/>
                      <wp:wrapNone/>
                      <wp:docPr id="4" name="直接连接符 4"/>
                      <wp:cNvGraphicFramePr/>
                      <a:graphic xmlns:a="http://schemas.openxmlformats.org/drawingml/2006/main">
                        <a:graphicData uri="http://schemas.microsoft.com/office/word/2010/wordprocessingShape">
                          <wps:wsp>
                            <wps:cNvCnPr/>
                            <wps:spPr>
                              <a:xfrm>
                                <a:off x="0" y="0"/>
                                <a:ext cx="490664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733322D3" id="直接连接符 4" o:spid="_x0000_s1026" style="position:absolute;left:0;text-align:left;z-index:251661312;visibility:visible;mso-wrap-style:square;mso-wrap-distance-left:9pt;mso-wrap-distance-top:0;mso-wrap-distance-right:9pt;mso-wrap-distance-bottom:0;mso-position-horizontal:absolute;mso-position-horizontal-relative:text;mso-position-vertical:absolute;mso-position-vertical-relative:text" from="45pt,19.55pt" to="431.35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"/>
                  </w:pict>
                </mc:Fallback>
              </mc:AlternateContent>
            </w:r>
            <w:r>
              <w:rPr>
                <w:noProof/>
              </w:rPr>
              <mc:AlternateContent>
                <mc:Choice Requires="wps">
                  <w:drawing>
                    <wp:anchor distT="0" distB="0" distL="114300" distR="114300" simplePos="0" relativeHeight="251659264" behindDoc="0" locked="0" layoutInCell="1" allowOverlap="1" wp14:anchorId="024DE481" wp14:editId="0143C7BD">
                      <wp:simplePos x="0" y="0"/>
                      <wp:positionH relativeFrom="column">
                        <wp:posOffset>1371600</wp:posOffset>
                      </wp:positionH>
                      <wp:positionV relativeFrom="paragraph">
                        <wp:posOffset>-1270</wp:posOffset>
                      </wp:positionV>
                      <wp:extent cx="2514600" cy="0"/>
                      <wp:effectExtent l="0" t="0" r="0" b="0"/>
                      <wp:wrapNone/>
                      <wp:docPr id="1" name="直接连接符 1"/>
                      <wp:cNvGraphicFramePr/>
                      <a:graphic xmlns:a="http://schemas.openxmlformats.org/drawingml/2006/main">
                        <a:graphicData uri="http://schemas.microsoft.com/office/word/2010/wordprocessingShape">
                          <wps:wsp>
                            <wps:cNvCnPr/>
                            <wps:spPr>
                              <a:xfrm>
                                <a:off x="0" y="0"/>
                                <a:ext cx="25146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2F48B75C" id="直接连接符 1"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108pt,-.1pt" to="30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"/>
                  </w:pict>
                </mc:Fallback>
              </mc:AlternateContent>
            </w:r>
            <w:r>
              <w:rPr>
                <w:rFonts w:ascii="仿宋" w:eastAsia="仿宋" w:hAnsi="仿宋" w:hint="eastAsia"/>
                <w:sz w:val="24"/>
              </w:rPr>
              <w:t xml:space="preserve">账号：      </w:t>
            </w:r>
          </w:p>
        </w:tc>
      </w:tr>
      <w:tr w:rsidR="00A94D46" w14:paraId="226E1458" w14:textId="77777777" w:rsidTr="00297D66">
        <w:trPr>
          <w:trHeight w:val="1383"/>
        </w:trPr>
        <w:tc>
          <w:tcPr>
            <w:tcW w:w="9073" w:type="dxa"/>
            <w:gridSpan w:val="30"/>
            <w:tcBorders>
              <w:top w:val="single" w:sz="4" w:space="0" w:color="auto"/>
              <w:left w:val="single" w:sz="4" w:space="0" w:color="auto"/>
              <w:bottom w:val="single" w:sz="4" w:space="0" w:color="auto"/>
              <w:right w:val="single" w:sz="4" w:space="0" w:color="auto"/>
            </w:tcBorders>
          </w:tcPr>
          <w:p w14:paraId="5AADF1C8" w14:textId="77777777" w:rsidR="00A94D46" w:rsidRDefault="00A94D46" w:rsidP="00297D66">
            <w:pPr>
              <w:spacing w:line="400" w:lineRule="exact"/>
              <w:ind w:firstLineChars="200" w:firstLine="482"/>
              <w:rPr>
                <w:rFonts w:ascii="仿宋" w:eastAsia="仿宋" w:hAnsi="仿宋"/>
                <w:b/>
                <w:sz w:val="24"/>
              </w:rPr>
            </w:pPr>
            <w:r>
              <w:rPr>
                <w:rFonts w:ascii="仿宋" w:eastAsia="仿宋" w:hAnsi="仿宋" w:hint="eastAsia"/>
                <w:b/>
                <w:sz w:val="24"/>
              </w:rPr>
              <w:t>以上项目填写真实，若与实际情况不符，愿承担相关责任。</w:t>
            </w:r>
          </w:p>
          <w:p w14:paraId="5E21669D" w14:textId="77777777" w:rsidR="00A94D46" w:rsidRDefault="00A94D46" w:rsidP="00297D66">
            <w:pPr>
              <w:spacing w:line="400" w:lineRule="exact"/>
              <w:rPr>
                <w:rFonts w:ascii="仿宋" w:eastAsia="仿宋" w:hAnsi="仿宋"/>
                <w:sz w:val="24"/>
              </w:rPr>
            </w:pPr>
          </w:p>
          <w:p w14:paraId="426A7086" w14:textId="77777777" w:rsidR="00A94D46" w:rsidRDefault="00A94D46" w:rsidP="00297D66">
            <w:pPr>
              <w:spacing w:line="400" w:lineRule="exact"/>
              <w:rPr>
                <w:rFonts w:ascii="仿宋" w:eastAsia="仿宋" w:hAnsi="仿宋"/>
                <w:sz w:val="24"/>
              </w:rPr>
            </w:pPr>
            <w:r>
              <w:rPr>
                <w:rFonts w:ascii="仿宋" w:eastAsia="仿宋" w:hAnsi="仿宋" w:hint="eastAsia"/>
                <w:sz w:val="24"/>
              </w:rPr>
              <w:t>本人签名：                       单位经办人签章：</w:t>
            </w:r>
          </w:p>
          <w:p w14:paraId="086B9635" w14:textId="77777777" w:rsidR="00A94D46" w:rsidRDefault="00A94D46" w:rsidP="00297D66">
            <w:pPr>
              <w:spacing w:line="400" w:lineRule="exact"/>
              <w:jc w:val="right"/>
              <w:rPr>
                <w:rFonts w:ascii="仿宋" w:eastAsia="仿宋" w:hAnsi="仿宋"/>
                <w:b/>
                <w:sz w:val="24"/>
              </w:rPr>
            </w:pPr>
            <w:r>
              <w:rPr>
                <w:rFonts w:ascii="仿宋" w:eastAsia="仿宋" w:hAnsi="仿宋" w:hint="eastAsia"/>
                <w:sz w:val="24"/>
              </w:rPr>
              <w:t xml:space="preserve">                                      制表日期：    年   月   日</w:t>
            </w:r>
          </w:p>
        </w:tc>
      </w:tr>
      <w:tr w:rsidR="00A94D46" w14:paraId="50793F63" w14:textId="77777777" w:rsidTr="00297D66">
        <w:trPr>
          <w:trHeight w:val="1710"/>
        </w:trPr>
        <w:tc>
          <w:tcPr>
            <w:tcW w:w="9073" w:type="dxa"/>
            <w:gridSpan w:val="30"/>
            <w:tcBorders>
              <w:top w:val="single" w:sz="4" w:space="0" w:color="auto"/>
              <w:left w:val="single" w:sz="4" w:space="0" w:color="auto"/>
              <w:bottom w:val="single" w:sz="4" w:space="0" w:color="auto"/>
              <w:right w:val="single" w:sz="4" w:space="0" w:color="auto"/>
            </w:tcBorders>
          </w:tcPr>
          <w:p w14:paraId="740F4A6F" w14:textId="77777777" w:rsidR="00A94D46" w:rsidRDefault="00A94D46" w:rsidP="00297D66">
            <w:pPr>
              <w:spacing w:line="500" w:lineRule="exact"/>
              <w:ind w:firstLineChars="200" w:firstLine="480"/>
              <w:rPr>
                <w:rFonts w:ascii="黑体" w:eastAsia="黑体" w:hAnsi="黑体" w:cs="黑体"/>
                <w:sz w:val="24"/>
              </w:rPr>
            </w:pPr>
            <w:r>
              <w:rPr>
                <w:rFonts w:ascii="黑体" w:eastAsia="黑体" w:hAnsi="黑体" w:cs="黑体" w:hint="eastAsia"/>
                <w:sz w:val="24"/>
              </w:rPr>
              <w:t>经查档案，该同志</w:t>
            </w:r>
            <w:r>
              <w:rPr>
                <w:rFonts w:ascii="黑体" w:eastAsia="黑体" w:hAnsi="黑体" w:cs="黑体" w:hint="eastAsia"/>
                <w:sz w:val="24"/>
                <w:u w:val="single"/>
              </w:rPr>
              <w:t xml:space="preserve">      </w:t>
            </w:r>
            <w:r>
              <w:rPr>
                <w:rFonts w:ascii="黑体" w:eastAsia="黑体" w:hAnsi="黑体" w:cs="黑体" w:hint="eastAsia"/>
                <w:sz w:val="24"/>
              </w:rPr>
              <w:t>年</w:t>
            </w:r>
            <w:r>
              <w:rPr>
                <w:rFonts w:ascii="黑体" w:eastAsia="黑体" w:hAnsi="黑体" w:cs="黑体" w:hint="eastAsia"/>
                <w:sz w:val="24"/>
                <w:u w:val="single"/>
              </w:rPr>
              <w:t xml:space="preserve">     </w:t>
            </w:r>
            <w:r>
              <w:rPr>
                <w:rFonts w:ascii="黑体" w:eastAsia="黑体" w:hAnsi="黑体" w:cs="黑体" w:hint="eastAsia"/>
                <w:sz w:val="24"/>
              </w:rPr>
              <w:t>月出生，领取待遇时间：</w:t>
            </w:r>
            <w:r>
              <w:rPr>
                <w:rFonts w:ascii="黑体" w:eastAsia="黑体" w:hAnsi="黑体" w:cs="黑体" w:hint="eastAsia"/>
                <w:sz w:val="24"/>
                <w:u w:val="single"/>
              </w:rPr>
              <w:t xml:space="preserve">      </w:t>
            </w:r>
            <w:r>
              <w:rPr>
                <w:rFonts w:ascii="黑体" w:eastAsia="黑体" w:hAnsi="黑体" w:cs="黑体" w:hint="eastAsia"/>
                <w:sz w:val="24"/>
              </w:rPr>
              <w:t>年</w:t>
            </w:r>
            <w:r>
              <w:rPr>
                <w:rFonts w:ascii="黑体" w:eastAsia="黑体" w:hAnsi="黑体" w:cs="黑体" w:hint="eastAsia"/>
                <w:sz w:val="24"/>
                <w:u w:val="single"/>
              </w:rPr>
              <w:t xml:space="preserve">      </w:t>
            </w:r>
            <w:r>
              <w:rPr>
                <w:rFonts w:ascii="黑体" w:eastAsia="黑体" w:hAnsi="黑体" w:cs="黑体" w:hint="eastAsia"/>
                <w:sz w:val="24"/>
              </w:rPr>
              <w:t>月。</w:t>
            </w:r>
          </w:p>
          <w:p w14:paraId="09A775B2" w14:textId="77777777" w:rsidR="00A94D46" w:rsidRDefault="00A94D46" w:rsidP="00297D66">
            <w:pPr>
              <w:spacing w:line="500" w:lineRule="exact"/>
              <w:ind w:firstLineChars="200" w:firstLine="480"/>
              <w:rPr>
                <w:rFonts w:ascii="黑体" w:eastAsia="黑体" w:hAnsi="黑体" w:cs="黑体"/>
                <w:sz w:val="24"/>
              </w:rPr>
            </w:pPr>
            <w:r>
              <w:rPr>
                <w:rFonts w:ascii="黑体" w:eastAsia="黑体" w:hAnsi="黑体" w:cs="黑体" w:hint="eastAsia"/>
                <w:sz w:val="24"/>
                <w:u w:val="single"/>
              </w:rPr>
              <w:t xml:space="preserve">     </w:t>
            </w:r>
            <w:r>
              <w:rPr>
                <w:rFonts w:ascii="黑体" w:eastAsia="黑体" w:hAnsi="黑体" w:cs="黑体" w:hint="eastAsia"/>
                <w:sz w:val="24"/>
              </w:rPr>
              <w:t>年</w:t>
            </w:r>
            <w:r>
              <w:rPr>
                <w:rFonts w:ascii="黑体" w:eastAsia="黑体" w:hAnsi="黑体" w:cs="黑体" w:hint="eastAsia"/>
                <w:sz w:val="24"/>
                <w:u w:val="single"/>
              </w:rPr>
              <w:t xml:space="preserve">   </w:t>
            </w:r>
            <w:r>
              <w:rPr>
                <w:rFonts w:ascii="黑体" w:eastAsia="黑体" w:hAnsi="黑体" w:cs="黑体" w:hint="eastAsia"/>
                <w:sz w:val="24"/>
              </w:rPr>
              <w:t>月参加工作，视同缴费年限：</w:t>
            </w:r>
            <w:r>
              <w:rPr>
                <w:rFonts w:ascii="黑体" w:eastAsia="黑体" w:hAnsi="黑体" w:cs="黑体" w:hint="eastAsia"/>
                <w:sz w:val="24"/>
                <w:u w:val="single"/>
              </w:rPr>
              <w:t xml:space="preserve">              </w:t>
            </w:r>
            <w:r>
              <w:rPr>
                <w:rFonts w:ascii="黑体" w:eastAsia="黑体" w:hAnsi="黑体" w:cs="黑体" w:hint="eastAsia"/>
                <w:sz w:val="24"/>
              </w:rPr>
              <w:t>，中断工龄：</w:t>
            </w:r>
            <w:r>
              <w:rPr>
                <w:rFonts w:ascii="黑体" w:eastAsia="黑体" w:hAnsi="黑体" w:cs="黑体" w:hint="eastAsia"/>
                <w:sz w:val="24"/>
                <w:u w:val="single"/>
              </w:rPr>
              <w:t xml:space="preserve">          </w:t>
            </w:r>
            <w:r>
              <w:rPr>
                <w:rFonts w:ascii="黑体" w:eastAsia="黑体" w:hAnsi="黑体" w:cs="黑体" w:hint="eastAsia"/>
                <w:sz w:val="24"/>
              </w:rPr>
              <w:t>。</w:t>
            </w:r>
          </w:p>
          <w:p w14:paraId="785ADA65" w14:textId="77777777" w:rsidR="00A94D46" w:rsidRDefault="00A94D46" w:rsidP="00297D66">
            <w:pPr>
              <w:spacing w:line="500" w:lineRule="exact"/>
              <w:rPr>
                <w:rFonts w:ascii="黑体" w:eastAsia="黑体" w:hAnsi="黑体" w:cs="黑体"/>
                <w:sz w:val="24"/>
              </w:rPr>
            </w:pPr>
            <w:r>
              <w:rPr>
                <w:rFonts w:ascii="黑体" w:eastAsia="黑体" w:hAnsi="黑体" w:cs="黑体" w:hint="eastAsia"/>
                <w:sz w:val="24"/>
              </w:rPr>
              <w:t>社保经办人：                          经办时间：</w:t>
            </w:r>
          </w:p>
        </w:tc>
      </w:tr>
    </w:tbl>
    <w:p w14:paraId="5681ABFB" w14:textId="77777777" w:rsidR="00A94D46" w:rsidRDefault="00A94D46" w:rsidP="00A94D46">
      <w:pPr>
        <w:spacing w:line="500" w:lineRule="exact"/>
        <w:jc w:val="center"/>
        <w:rPr>
          <w:b/>
          <w:sz w:val="36"/>
          <w:szCs w:val="36"/>
        </w:rPr>
      </w:pPr>
    </w:p>
    <w:p w14:paraId="47AF8F0E" w14:textId="77777777" w:rsidR="00A94D46" w:rsidRDefault="00A94D46" w:rsidP="00A94D46">
      <w:pPr>
        <w:spacing w:line="500" w:lineRule="exact"/>
        <w:jc w:val="center"/>
        <w:rPr>
          <w:b/>
          <w:sz w:val="36"/>
          <w:szCs w:val="36"/>
        </w:rPr>
      </w:pPr>
      <w:r>
        <w:rPr>
          <w:rFonts w:hint="eastAsia"/>
          <w:b/>
          <w:sz w:val="36"/>
          <w:szCs w:val="36"/>
        </w:rPr>
        <w:t>填写说明</w:t>
      </w:r>
    </w:p>
    <w:p w14:paraId="350FE1E1" w14:textId="77777777" w:rsidR="00A94D46" w:rsidRDefault="00A94D46" w:rsidP="00A94D46">
      <w:pPr>
        <w:spacing w:line="320" w:lineRule="exact"/>
        <w:ind w:firstLineChars="200" w:firstLine="560"/>
        <w:rPr>
          <w:rFonts w:ascii="仿宋" w:eastAsia="仿宋" w:hAnsi="仿宋"/>
          <w:szCs w:val="21"/>
        </w:rPr>
      </w:pPr>
      <w:r>
        <w:rPr>
          <w:rFonts w:ascii="仿宋" w:eastAsia="仿宋" w:hAnsi="仿宋" w:hint="eastAsia"/>
          <w:szCs w:val="21"/>
        </w:rPr>
        <w:t>1.本表用于参保单位达到法定退休年龄并符合机关事业单位基本养老保险养老金领取条件的参保人员填写。</w:t>
      </w:r>
    </w:p>
    <w:p w14:paraId="3D594DC1" w14:textId="77777777" w:rsidR="00A94D46" w:rsidRDefault="00A94D46" w:rsidP="00A94D46">
      <w:pPr>
        <w:spacing w:line="320" w:lineRule="exact"/>
        <w:ind w:firstLineChars="200" w:firstLine="560"/>
        <w:rPr>
          <w:rFonts w:ascii="仿宋" w:eastAsia="仿宋" w:hAnsi="仿宋"/>
          <w:szCs w:val="21"/>
        </w:rPr>
      </w:pPr>
      <w:r>
        <w:rPr>
          <w:rFonts w:ascii="仿宋" w:eastAsia="仿宋" w:hAnsi="仿宋" w:hint="eastAsia"/>
          <w:szCs w:val="21"/>
        </w:rPr>
        <w:t>2.单位名称：按有关机关批准成立的文件或其他核准执业证件中的单位名称填写。</w:t>
      </w:r>
    </w:p>
    <w:p w14:paraId="2608B6DD" w14:textId="77777777" w:rsidR="00A94D46" w:rsidRDefault="00A94D46" w:rsidP="00A94D46">
      <w:pPr>
        <w:spacing w:line="320" w:lineRule="exact"/>
        <w:ind w:firstLineChars="200" w:firstLine="560"/>
        <w:rPr>
          <w:rFonts w:ascii="仿宋" w:eastAsia="仿宋" w:hAnsi="仿宋"/>
          <w:szCs w:val="21"/>
        </w:rPr>
      </w:pPr>
      <w:r>
        <w:rPr>
          <w:rFonts w:ascii="仿宋" w:eastAsia="仿宋" w:hAnsi="仿宋" w:hint="eastAsia"/>
          <w:szCs w:val="21"/>
        </w:rPr>
        <w:t>3.社会保险登记编号：与颁发的社会保险登记证中记录的社会保险登记编号一致。</w:t>
      </w:r>
    </w:p>
    <w:p w14:paraId="375BF648" w14:textId="77777777" w:rsidR="00A94D46" w:rsidRDefault="00A94D46" w:rsidP="00A94D46">
      <w:pPr>
        <w:spacing w:line="320" w:lineRule="exact"/>
        <w:ind w:firstLineChars="200" w:firstLine="560"/>
        <w:rPr>
          <w:rFonts w:ascii="仿宋" w:eastAsia="仿宋" w:hAnsi="仿宋"/>
          <w:szCs w:val="21"/>
        </w:rPr>
      </w:pPr>
      <w:r>
        <w:rPr>
          <w:rFonts w:ascii="仿宋" w:eastAsia="仿宋" w:hAnsi="仿宋" w:hint="eastAsia"/>
          <w:szCs w:val="21"/>
        </w:rPr>
        <w:t>4.姓名、公民身份号码、性别等个人信息应与有效身份证件内容一致。</w:t>
      </w:r>
    </w:p>
    <w:p w14:paraId="5E03F242" w14:textId="77777777" w:rsidR="00A94D46" w:rsidRDefault="00A94D46" w:rsidP="00A94D46">
      <w:pPr>
        <w:spacing w:line="320" w:lineRule="exact"/>
        <w:ind w:firstLineChars="200" w:firstLine="560"/>
        <w:rPr>
          <w:rFonts w:ascii="仿宋" w:eastAsia="仿宋" w:hAnsi="仿宋"/>
          <w:szCs w:val="21"/>
        </w:rPr>
      </w:pPr>
      <w:r>
        <w:rPr>
          <w:rFonts w:ascii="仿宋" w:eastAsia="仿宋" w:hAnsi="仿宋" w:hint="eastAsia"/>
          <w:szCs w:val="21"/>
        </w:rPr>
        <w:lastRenderedPageBreak/>
        <w:t>5.申报日期：指申报核定养老保险待遇日期（一般是参保人员批准退休当月）。</w:t>
      </w:r>
    </w:p>
    <w:p w14:paraId="5871C077" w14:textId="77777777" w:rsidR="00A94D46" w:rsidRDefault="00A94D46" w:rsidP="00A94D46">
      <w:pPr>
        <w:spacing w:line="320" w:lineRule="exact"/>
        <w:ind w:firstLineChars="200" w:firstLine="560"/>
        <w:rPr>
          <w:rFonts w:ascii="仿宋" w:eastAsia="仿宋" w:hAnsi="仿宋"/>
          <w:szCs w:val="21"/>
        </w:rPr>
      </w:pPr>
      <w:r>
        <w:rPr>
          <w:rFonts w:ascii="仿宋" w:eastAsia="仿宋" w:hAnsi="仿宋" w:hint="eastAsia"/>
          <w:szCs w:val="21"/>
        </w:rPr>
        <w:t>6.批准退休时间：按现行人事管理权限审批的退休材料确定的退休时间填写。</w:t>
      </w:r>
    </w:p>
    <w:p w14:paraId="1EF1840D" w14:textId="77777777" w:rsidR="00A94D46" w:rsidRDefault="00A94D46" w:rsidP="00A94D46">
      <w:pPr>
        <w:spacing w:line="320" w:lineRule="exact"/>
        <w:ind w:firstLineChars="200" w:firstLine="560"/>
        <w:rPr>
          <w:rFonts w:ascii="仿宋" w:eastAsia="仿宋" w:hAnsi="仿宋"/>
          <w:szCs w:val="21"/>
        </w:rPr>
      </w:pPr>
      <w:r>
        <w:rPr>
          <w:rFonts w:ascii="仿宋" w:eastAsia="仿宋" w:hAnsi="仿宋" w:hint="eastAsia"/>
          <w:szCs w:val="21"/>
        </w:rPr>
        <w:t>7.参加工作时间：按照国家政策规定确认的首次参加工作时间。</w:t>
      </w:r>
    </w:p>
    <w:p w14:paraId="3263B300" w14:textId="77777777" w:rsidR="00A94D46" w:rsidRDefault="00A94D46" w:rsidP="00A94D46">
      <w:pPr>
        <w:spacing w:line="320" w:lineRule="exact"/>
        <w:ind w:firstLineChars="200" w:firstLine="560"/>
        <w:rPr>
          <w:rFonts w:ascii="仿宋" w:eastAsia="仿宋" w:hAnsi="仿宋"/>
          <w:szCs w:val="21"/>
        </w:rPr>
      </w:pPr>
      <w:r>
        <w:rPr>
          <w:rFonts w:ascii="仿宋" w:eastAsia="仿宋" w:hAnsi="仿宋" w:hint="eastAsia"/>
          <w:szCs w:val="21"/>
        </w:rPr>
        <w:t>8.退休审批部门：按现行人事管理权限批准其退休的单位或部门。</w:t>
      </w:r>
    </w:p>
    <w:p w14:paraId="35D6DD65" w14:textId="77777777" w:rsidR="00A94D46" w:rsidRDefault="00A94D46" w:rsidP="00A94D46">
      <w:pPr>
        <w:spacing w:line="320" w:lineRule="exact"/>
        <w:ind w:firstLineChars="200" w:firstLine="560"/>
        <w:rPr>
          <w:rFonts w:ascii="仿宋" w:eastAsia="仿宋" w:hAnsi="仿宋"/>
          <w:szCs w:val="21"/>
        </w:rPr>
      </w:pPr>
      <w:r>
        <w:rPr>
          <w:rFonts w:ascii="仿宋" w:eastAsia="仿宋" w:hAnsi="仿宋" w:hint="eastAsia"/>
          <w:szCs w:val="21"/>
        </w:rPr>
        <w:t>9.退休时工资档次：指基本养老金申领人在退休审批时的职务、职称所对应的工资档次。</w:t>
      </w:r>
    </w:p>
    <w:p w14:paraId="0EF82FBB" w14:textId="77777777" w:rsidR="00A94D46" w:rsidRDefault="00A94D46" w:rsidP="00A94D46">
      <w:pPr>
        <w:spacing w:line="320" w:lineRule="exact"/>
        <w:ind w:firstLineChars="200" w:firstLine="560"/>
        <w:rPr>
          <w:rFonts w:ascii="仿宋" w:eastAsia="仿宋" w:hAnsi="仿宋"/>
          <w:szCs w:val="21"/>
        </w:rPr>
      </w:pPr>
      <w:r>
        <w:rPr>
          <w:rFonts w:ascii="仿宋" w:eastAsia="仿宋" w:hAnsi="仿宋" w:hint="eastAsia"/>
          <w:szCs w:val="21"/>
        </w:rPr>
        <w:t>10.改革时工资档次：指基本养老金申领人在规定的改革时点时的职务或职称所对应的工资档次。</w:t>
      </w:r>
    </w:p>
    <w:p w14:paraId="624BC9B6" w14:textId="77777777" w:rsidR="00A94D46" w:rsidRDefault="00A94D46" w:rsidP="00A94D46">
      <w:pPr>
        <w:spacing w:line="320" w:lineRule="exact"/>
        <w:ind w:firstLineChars="200" w:firstLine="560"/>
        <w:rPr>
          <w:rFonts w:ascii="仿宋" w:eastAsia="仿宋" w:hAnsi="仿宋"/>
          <w:szCs w:val="21"/>
        </w:rPr>
      </w:pPr>
      <w:r>
        <w:rPr>
          <w:rFonts w:ascii="仿宋" w:eastAsia="仿宋" w:hAnsi="仿宋" w:hint="eastAsia"/>
          <w:szCs w:val="21"/>
        </w:rPr>
        <w:t>11. 职务晋升的人员201410的工资档次：根据闽人社文[2017]48号文件规定，2014年10月1日之后职务发生升降人员，按变动后的职务退回2014年9月的工资档次。</w:t>
      </w:r>
    </w:p>
    <w:p w14:paraId="10862E7A" w14:textId="77777777" w:rsidR="00A94D46" w:rsidRDefault="00A94D46" w:rsidP="00A94D46">
      <w:pPr>
        <w:spacing w:line="320" w:lineRule="exact"/>
        <w:ind w:firstLineChars="200" w:firstLine="560"/>
        <w:rPr>
          <w:rFonts w:ascii="仿宋" w:eastAsia="仿宋" w:hAnsi="仿宋"/>
          <w:szCs w:val="21"/>
        </w:rPr>
      </w:pPr>
      <w:r>
        <w:rPr>
          <w:rFonts w:ascii="仿宋" w:eastAsia="仿宋" w:hAnsi="仿宋" w:hint="eastAsia"/>
          <w:szCs w:val="21"/>
        </w:rPr>
        <w:t>12.</w:t>
      </w:r>
      <w:r>
        <w:rPr>
          <w:rFonts w:ascii="仿宋" w:eastAsia="仿宋" w:hAnsi="仿宋" w:hint="eastAsia"/>
          <w:spacing w:val="-20"/>
          <w:szCs w:val="21"/>
        </w:rPr>
        <w:t xml:space="preserve"> </w:t>
      </w:r>
      <w:r>
        <w:rPr>
          <w:rFonts w:ascii="仿宋" w:eastAsia="仿宋" w:hAnsi="仿宋" w:hint="eastAsia"/>
          <w:szCs w:val="21"/>
        </w:rPr>
        <w:t>国家规定的其他津补贴项目：指除基本工资外的特殊津补贴，符合闽人社文[2017]48号文件规定的津补贴，包括海关津贴、警衔津贴、特区津贴、教护龄津贴、特区津贴等，按2014年9月的标准填报。</w:t>
      </w:r>
    </w:p>
    <w:p w14:paraId="06B1AC41" w14:textId="77777777" w:rsidR="00A94D46" w:rsidRDefault="00A94D46" w:rsidP="00A94D46">
      <w:pPr>
        <w:spacing w:line="320" w:lineRule="exact"/>
        <w:ind w:firstLineChars="200" w:firstLine="560"/>
        <w:rPr>
          <w:rFonts w:ascii="仿宋" w:eastAsia="仿宋" w:hAnsi="仿宋"/>
          <w:szCs w:val="21"/>
        </w:rPr>
      </w:pPr>
      <w:r>
        <w:rPr>
          <w:rFonts w:ascii="仿宋" w:eastAsia="仿宋" w:hAnsi="仿宋" w:hint="eastAsia"/>
          <w:szCs w:val="21"/>
        </w:rPr>
        <w:t>13.是否领导职务：指基本养老金申领人的职务是否同级实职。</w:t>
      </w:r>
    </w:p>
    <w:p w14:paraId="6929FA59" w14:textId="77777777" w:rsidR="00A94D46" w:rsidRDefault="00A94D46" w:rsidP="00A94D46">
      <w:pPr>
        <w:spacing w:line="320" w:lineRule="exact"/>
        <w:ind w:firstLineChars="200" w:firstLine="560"/>
        <w:rPr>
          <w:rFonts w:ascii="仿宋" w:eastAsia="仿宋" w:hAnsi="仿宋"/>
          <w:szCs w:val="21"/>
        </w:rPr>
      </w:pPr>
      <w:r>
        <w:rPr>
          <w:rFonts w:ascii="仿宋" w:eastAsia="仿宋" w:hAnsi="仿宋" w:hint="eastAsia"/>
          <w:szCs w:val="21"/>
        </w:rPr>
        <w:t>14.身份：按人员身份填写，知青，军人，学生，临时工，合同制工人，集体工，混岗工，聘用制干部，国家干部。</w:t>
      </w:r>
    </w:p>
    <w:p w14:paraId="0A762624" w14:textId="77777777" w:rsidR="00A94D46" w:rsidRDefault="00A94D46" w:rsidP="00A94D46">
      <w:pPr>
        <w:spacing w:line="320" w:lineRule="exact"/>
        <w:ind w:firstLineChars="200" w:firstLine="560"/>
        <w:rPr>
          <w:rFonts w:ascii="仿宋" w:eastAsia="仿宋" w:hAnsi="仿宋"/>
          <w:szCs w:val="21"/>
        </w:rPr>
      </w:pPr>
      <w:r>
        <w:rPr>
          <w:rFonts w:ascii="仿宋" w:eastAsia="仿宋" w:hAnsi="仿宋" w:hint="eastAsia"/>
          <w:szCs w:val="21"/>
        </w:rPr>
        <w:t>15.常住地址、邮政编码、联系电话：指养老金申领人相对固定的长期居住地址，可与身份证登记住址不一致，邮政编码、联系电话相应填写。</w:t>
      </w:r>
    </w:p>
    <w:p w14:paraId="71A1E594" w14:textId="77777777" w:rsidR="00A94D46" w:rsidRDefault="00A94D46" w:rsidP="00A94D46">
      <w:pPr>
        <w:spacing w:line="320" w:lineRule="exact"/>
        <w:ind w:firstLineChars="200" w:firstLine="560"/>
        <w:rPr>
          <w:rFonts w:ascii="仿宋" w:eastAsia="仿宋" w:hAnsi="仿宋"/>
          <w:szCs w:val="21"/>
        </w:rPr>
      </w:pPr>
      <w:r>
        <w:rPr>
          <w:rFonts w:ascii="仿宋" w:eastAsia="仿宋" w:hAnsi="仿宋" w:hint="eastAsia"/>
          <w:szCs w:val="21"/>
        </w:rPr>
        <w:t>16.开户银行名称、户名、账号：填写基本养老金申领人本人在银行开设的可用于按月存入基本养老金的个人账户信息。</w:t>
      </w:r>
    </w:p>
    <w:p w14:paraId="6AF148F0" w14:textId="77777777" w:rsidR="00A94D46" w:rsidRDefault="00A94D46" w:rsidP="00A94D46">
      <w:pPr>
        <w:spacing w:line="320" w:lineRule="exact"/>
        <w:ind w:firstLineChars="200" w:firstLine="560"/>
        <w:rPr>
          <w:rFonts w:ascii="仿宋" w:eastAsia="仿宋" w:hAnsi="仿宋"/>
          <w:szCs w:val="21"/>
        </w:rPr>
      </w:pPr>
      <w:r>
        <w:rPr>
          <w:rFonts w:ascii="仿宋" w:eastAsia="仿宋" w:hAnsi="仿宋" w:hint="eastAsia"/>
          <w:szCs w:val="21"/>
        </w:rPr>
        <w:t>17.申报材料：</w:t>
      </w:r>
    </w:p>
    <w:p w14:paraId="458807DD" w14:textId="77777777" w:rsidR="00A94D46" w:rsidRDefault="00A94D46" w:rsidP="00A94D46">
      <w:pPr>
        <w:spacing w:line="320" w:lineRule="exact"/>
        <w:ind w:firstLineChars="200" w:firstLine="560"/>
        <w:rPr>
          <w:rFonts w:ascii="仿宋" w:eastAsia="仿宋" w:hAnsi="仿宋"/>
          <w:szCs w:val="21"/>
        </w:rPr>
      </w:pPr>
      <w:r>
        <w:rPr>
          <w:rFonts w:ascii="仿宋" w:eastAsia="仿宋" w:hAnsi="仿宋" w:hint="eastAsia"/>
          <w:szCs w:val="21"/>
        </w:rPr>
        <w:t>（1）组织人事部门批准退休的相关材料，以及参保人员退休前最后一次《机关事业单位工作人员工资审批表》。</w:t>
      </w:r>
    </w:p>
    <w:p w14:paraId="0EA279B0" w14:textId="77777777" w:rsidR="00A94D46" w:rsidRDefault="00A94D46" w:rsidP="00A94D46">
      <w:pPr>
        <w:spacing w:line="320" w:lineRule="exact"/>
        <w:ind w:firstLineChars="200" w:firstLine="560"/>
        <w:rPr>
          <w:rFonts w:ascii="仿宋" w:eastAsia="仿宋" w:hAnsi="仿宋"/>
          <w:szCs w:val="21"/>
        </w:rPr>
      </w:pPr>
      <w:r>
        <w:rPr>
          <w:rFonts w:ascii="仿宋" w:eastAsia="仿宋" w:hAnsi="仿宋" w:hint="eastAsia"/>
          <w:szCs w:val="21"/>
        </w:rPr>
        <w:t>（2）参保个人档案材料。</w:t>
      </w:r>
    </w:p>
    <w:p w14:paraId="0A230498" w14:textId="77777777" w:rsidR="00A94D46" w:rsidRDefault="00A94D46" w:rsidP="00A94D46">
      <w:pPr>
        <w:spacing w:line="320" w:lineRule="exact"/>
        <w:ind w:firstLineChars="200" w:firstLine="560"/>
        <w:rPr>
          <w:rFonts w:ascii="仿宋" w:eastAsia="仿宋" w:hAnsi="仿宋"/>
          <w:szCs w:val="21"/>
        </w:rPr>
      </w:pPr>
      <w:r>
        <w:rPr>
          <w:rFonts w:ascii="仿宋" w:eastAsia="仿宋" w:hAnsi="仿宋" w:hint="eastAsia"/>
          <w:szCs w:val="21"/>
        </w:rPr>
        <w:t>①知青上山下乡的，提供《上山下乡知青登记表》复印件，档案中未记载上山下乡知青的，提供当地档案馆的知青花名册。知青上山时间不明确的，提供派出所户口迁出、迁入底册复印件。</w:t>
      </w:r>
    </w:p>
    <w:p w14:paraId="7C7402C6" w14:textId="77777777" w:rsidR="00A94D46" w:rsidRDefault="00A94D46" w:rsidP="00A94D46">
      <w:pPr>
        <w:spacing w:line="320" w:lineRule="exact"/>
        <w:ind w:firstLineChars="200" w:firstLine="560"/>
        <w:rPr>
          <w:rFonts w:ascii="仿宋" w:eastAsia="仿宋" w:hAnsi="仿宋"/>
          <w:szCs w:val="21"/>
        </w:rPr>
      </w:pPr>
      <w:r>
        <w:rPr>
          <w:rFonts w:ascii="仿宋" w:eastAsia="仿宋" w:hAnsi="仿宋" w:hint="eastAsia"/>
          <w:szCs w:val="21"/>
        </w:rPr>
        <w:t>②参军的人员提供《军人入伍登记表》复印件，档案未记载的提供参军退伍登记表及退伍证。</w:t>
      </w:r>
    </w:p>
    <w:p w14:paraId="099B51AE" w14:textId="77777777" w:rsidR="00A94D46" w:rsidRDefault="00A94D46" w:rsidP="00A94D46">
      <w:pPr>
        <w:spacing w:line="320" w:lineRule="exact"/>
        <w:ind w:firstLineChars="200" w:firstLine="560"/>
        <w:rPr>
          <w:rFonts w:ascii="仿宋" w:eastAsia="仿宋" w:hAnsi="仿宋"/>
          <w:szCs w:val="21"/>
        </w:rPr>
      </w:pPr>
      <w:r>
        <w:rPr>
          <w:rFonts w:ascii="仿宋" w:eastAsia="仿宋" w:hAnsi="仿宋" w:hint="eastAsia"/>
          <w:szCs w:val="21"/>
        </w:rPr>
        <w:t>③招工的人员提供《招工（干）登记表》，或者转正定级材料复印件。</w:t>
      </w:r>
    </w:p>
    <w:p w14:paraId="26993B7B" w14:textId="77777777" w:rsidR="00A94D46" w:rsidRDefault="00A94D46" w:rsidP="00A94D46">
      <w:pPr>
        <w:spacing w:line="320" w:lineRule="exact"/>
        <w:ind w:firstLineChars="200" w:firstLine="560"/>
        <w:rPr>
          <w:rFonts w:ascii="仿宋" w:eastAsia="仿宋" w:hAnsi="仿宋"/>
          <w:szCs w:val="21"/>
        </w:rPr>
      </w:pPr>
      <w:r>
        <w:rPr>
          <w:rFonts w:ascii="仿宋" w:eastAsia="仿宋" w:hAnsi="仿宋" w:hint="eastAsia"/>
          <w:szCs w:val="21"/>
        </w:rPr>
        <w:t>④大中专毕业分配参加工作的人员，提供《大中专毕业生分配表》、《大中专毕业生转正定级表》等材料复印件。</w:t>
      </w:r>
    </w:p>
    <w:p w14:paraId="5F8BAB28" w14:textId="77777777" w:rsidR="00A94D46" w:rsidRDefault="00A94D46" w:rsidP="00A94D46">
      <w:pPr>
        <w:spacing w:line="320" w:lineRule="exact"/>
        <w:ind w:firstLineChars="200" w:firstLine="560"/>
        <w:rPr>
          <w:rFonts w:ascii="仿宋" w:eastAsia="仿宋" w:hAnsi="仿宋"/>
          <w:szCs w:val="21"/>
        </w:rPr>
      </w:pPr>
      <w:r>
        <w:rPr>
          <w:rFonts w:ascii="仿宋" w:eastAsia="仿宋" w:hAnsi="仿宋" w:hint="eastAsia"/>
          <w:szCs w:val="21"/>
        </w:rPr>
        <w:t>⑤参保人员档案材料中没有《招工（干）登记表》、《军人入伍登记表》、《大中专毕业生分配表》的，提供档案中计算工龄起始时间最早记载的材料（单位需承诺档案最早记载的材料）。</w:t>
      </w:r>
    </w:p>
    <w:p w14:paraId="0C3216B2" w14:textId="77777777" w:rsidR="00A94D46" w:rsidRDefault="00A94D46" w:rsidP="00A94D46">
      <w:pPr>
        <w:spacing w:line="320" w:lineRule="exact"/>
        <w:ind w:firstLineChars="200" w:firstLine="560"/>
        <w:rPr>
          <w:rFonts w:ascii="仿宋" w:eastAsia="仿宋" w:hAnsi="仿宋"/>
          <w:szCs w:val="21"/>
        </w:rPr>
      </w:pPr>
      <w:r>
        <w:rPr>
          <w:rFonts w:ascii="仿宋" w:eastAsia="仿宋" w:hAnsi="仿宋" w:hint="eastAsia"/>
          <w:szCs w:val="21"/>
        </w:rPr>
        <w:lastRenderedPageBreak/>
        <w:t>⑥档案未记载调动材料，提供调动表或调动介绍信。</w:t>
      </w:r>
    </w:p>
    <w:p w14:paraId="789D531F" w14:textId="77777777" w:rsidR="00A94D46" w:rsidRDefault="00A94D46" w:rsidP="00A94D46">
      <w:pPr>
        <w:spacing w:line="320" w:lineRule="exact"/>
        <w:ind w:firstLineChars="200" w:firstLine="560"/>
      </w:pPr>
      <w:r>
        <w:rPr>
          <w:rFonts w:ascii="仿宋" w:eastAsia="仿宋" w:hAnsi="仿宋" w:hint="eastAsia"/>
          <w:szCs w:val="21"/>
        </w:rPr>
        <w:t>（4）复印件一律采用A4规格复印纸，复印件上应注明“与原件相符”字样，并加盖单位公章，不得随意涂改。</w:t>
      </w:r>
    </w:p>
    <w:p w14:paraId="468ACFC3" w14:textId="77777777" w:rsidR="00A94D46" w:rsidRDefault="00A94D46" w:rsidP="00A94D46">
      <w:pPr>
        <w:snapToGrid w:val="0"/>
        <w:spacing w:line="360" w:lineRule="auto"/>
        <w:ind w:firstLineChars="177" w:firstLine="425"/>
        <w:rPr>
          <w:rFonts w:ascii="宋体" w:hAnsi="宋体"/>
          <w:bCs/>
          <w:sz w:val="24"/>
          <w:szCs w:val="24"/>
        </w:rPr>
      </w:pPr>
      <w:r>
        <w:rPr>
          <w:rFonts w:ascii="宋体" w:hAnsi="宋体" w:hint="eastAsia"/>
          <w:bCs/>
          <w:sz w:val="24"/>
          <w:szCs w:val="24"/>
        </w:rPr>
        <w:t>（2）指标项说明</w:t>
      </w:r>
    </w:p>
    <w:tbl>
      <w:tblPr>
        <w:tblStyle w:val="a6"/>
        <w:tblW w:w="0" w:type="auto"/>
        <w:tblLook w:val="04A0" w:firstRow="1" w:lastRow="0" w:firstColumn="1" w:lastColumn="0" w:noHBand="0" w:noVBand="1"/>
      </w:tblPr>
      <w:tblGrid>
        <w:gridCol w:w="1177"/>
        <w:gridCol w:w="3012"/>
        <w:gridCol w:w="4107"/>
      </w:tblGrid>
      <w:tr w:rsidR="00A94D46" w14:paraId="293A714A" w14:textId="77777777" w:rsidTr="00297D66">
        <w:tc>
          <w:tcPr>
            <w:tcW w:w="1202" w:type="dxa"/>
          </w:tcPr>
          <w:p w14:paraId="56513D49"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序号</w:t>
            </w:r>
          </w:p>
        </w:tc>
        <w:tc>
          <w:tcPr>
            <w:tcW w:w="3085" w:type="dxa"/>
          </w:tcPr>
          <w:p w14:paraId="05A9045F"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内容</w:t>
            </w:r>
          </w:p>
        </w:tc>
        <w:tc>
          <w:tcPr>
            <w:tcW w:w="4235" w:type="dxa"/>
          </w:tcPr>
          <w:p w14:paraId="401964BD"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来源</w:t>
            </w:r>
          </w:p>
        </w:tc>
      </w:tr>
      <w:tr w:rsidR="00A94D46" w14:paraId="613FEF4A" w14:textId="77777777" w:rsidTr="00297D66">
        <w:tc>
          <w:tcPr>
            <w:tcW w:w="1202" w:type="dxa"/>
          </w:tcPr>
          <w:p w14:paraId="4218FA6D"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1</w:t>
            </w:r>
          </w:p>
        </w:tc>
        <w:tc>
          <w:tcPr>
            <w:tcW w:w="3085" w:type="dxa"/>
          </w:tcPr>
          <w:p w14:paraId="534BF991"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单位名称</w:t>
            </w:r>
          </w:p>
        </w:tc>
        <w:tc>
          <w:tcPr>
            <w:tcW w:w="4235" w:type="dxa"/>
          </w:tcPr>
          <w:p w14:paraId="24B224F1"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从人员基础信息中获取</w:t>
            </w:r>
          </w:p>
        </w:tc>
      </w:tr>
      <w:tr w:rsidR="00A94D46" w14:paraId="131D1BB6" w14:textId="77777777" w:rsidTr="00297D66">
        <w:tc>
          <w:tcPr>
            <w:tcW w:w="1202" w:type="dxa"/>
          </w:tcPr>
          <w:p w14:paraId="6CCBDD7F"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2</w:t>
            </w:r>
          </w:p>
        </w:tc>
        <w:tc>
          <w:tcPr>
            <w:tcW w:w="3085" w:type="dxa"/>
          </w:tcPr>
          <w:p w14:paraId="63FD3564"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社会保险登记编号</w:t>
            </w:r>
          </w:p>
        </w:tc>
        <w:tc>
          <w:tcPr>
            <w:tcW w:w="4235" w:type="dxa"/>
          </w:tcPr>
          <w:p w14:paraId="03F618AB"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从人员基础信息中获取</w:t>
            </w:r>
          </w:p>
        </w:tc>
      </w:tr>
      <w:tr w:rsidR="00A94D46" w14:paraId="136A35F2" w14:textId="77777777" w:rsidTr="00297D66">
        <w:tc>
          <w:tcPr>
            <w:tcW w:w="1202" w:type="dxa"/>
          </w:tcPr>
          <w:p w14:paraId="5EBCC272"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3</w:t>
            </w:r>
          </w:p>
        </w:tc>
        <w:tc>
          <w:tcPr>
            <w:tcW w:w="3085" w:type="dxa"/>
          </w:tcPr>
          <w:p w14:paraId="0A7C8B80"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姓名</w:t>
            </w:r>
          </w:p>
        </w:tc>
        <w:tc>
          <w:tcPr>
            <w:tcW w:w="4235" w:type="dxa"/>
          </w:tcPr>
          <w:p w14:paraId="6700592E"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从人员基础信息中获取</w:t>
            </w:r>
          </w:p>
        </w:tc>
      </w:tr>
      <w:tr w:rsidR="00A94D46" w14:paraId="7A4E2640" w14:textId="77777777" w:rsidTr="00297D66">
        <w:tc>
          <w:tcPr>
            <w:tcW w:w="1202" w:type="dxa"/>
          </w:tcPr>
          <w:p w14:paraId="6CA43E88"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4</w:t>
            </w:r>
          </w:p>
        </w:tc>
        <w:tc>
          <w:tcPr>
            <w:tcW w:w="3085" w:type="dxa"/>
          </w:tcPr>
          <w:p w14:paraId="73FFDB64"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性别</w:t>
            </w:r>
          </w:p>
        </w:tc>
        <w:tc>
          <w:tcPr>
            <w:tcW w:w="4235" w:type="dxa"/>
          </w:tcPr>
          <w:p w14:paraId="3990926D"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从人员基础信息中获取</w:t>
            </w:r>
          </w:p>
        </w:tc>
      </w:tr>
      <w:tr w:rsidR="00A94D46" w14:paraId="1502B875" w14:textId="77777777" w:rsidTr="00297D66">
        <w:tc>
          <w:tcPr>
            <w:tcW w:w="1202" w:type="dxa"/>
          </w:tcPr>
          <w:p w14:paraId="231E7078"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5</w:t>
            </w:r>
          </w:p>
        </w:tc>
        <w:tc>
          <w:tcPr>
            <w:tcW w:w="3085" w:type="dxa"/>
          </w:tcPr>
          <w:p w14:paraId="61CD71F3"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公民身份号码</w:t>
            </w:r>
          </w:p>
        </w:tc>
        <w:tc>
          <w:tcPr>
            <w:tcW w:w="4235" w:type="dxa"/>
          </w:tcPr>
          <w:p w14:paraId="2199669F"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从人员基础信息中获取</w:t>
            </w:r>
          </w:p>
        </w:tc>
      </w:tr>
      <w:tr w:rsidR="00A94D46" w14:paraId="7AE717EC" w14:textId="77777777" w:rsidTr="00297D66">
        <w:tc>
          <w:tcPr>
            <w:tcW w:w="1202" w:type="dxa"/>
          </w:tcPr>
          <w:p w14:paraId="246B1A0D"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6</w:t>
            </w:r>
          </w:p>
        </w:tc>
        <w:tc>
          <w:tcPr>
            <w:tcW w:w="3085" w:type="dxa"/>
          </w:tcPr>
          <w:p w14:paraId="3BD32B61"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出生日期</w:t>
            </w:r>
          </w:p>
        </w:tc>
        <w:tc>
          <w:tcPr>
            <w:tcW w:w="4235" w:type="dxa"/>
          </w:tcPr>
          <w:p w14:paraId="2F340D18"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机关事业单位人事管理平台导入或人员基础信息中获取</w:t>
            </w:r>
          </w:p>
        </w:tc>
      </w:tr>
      <w:tr w:rsidR="00A94D46" w14:paraId="5258FCEB" w14:textId="77777777" w:rsidTr="00297D66">
        <w:tc>
          <w:tcPr>
            <w:tcW w:w="1202" w:type="dxa"/>
          </w:tcPr>
          <w:p w14:paraId="0E8DC082"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7</w:t>
            </w:r>
          </w:p>
        </w:tc>
        <w:tc>
          <w:tcPr>
            <w:tcW w:w="3085" w:type="dxa"/>
          </w:tcPr>
          <w:p w14:paraId="6F1EF3CB"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批准退休时间</w:t>
            </w:r>
          </w:p>
        </w:tc>
        <w:tc>
          <w:tcPr>
            <w:tcW w:w="4235" w:type="dxa"/>
          </w:tcPr>
          <w:p w14:paraId="117BB846"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机关事业单位人事管理平台导入或人员基础信息中获取</w:t>
            </w:r>
          </w:p>
        </w:tc>
      </w:tr>
      <w:tr w:rsidR="00A94D46" w14:paraId="5A135110" w14:textId="77777777" w:rsidTr="00297D66">
        <w:tc>
          <w:tcPr>
            <w:tcW w:w="1202" w:type="dxa"/>
          </w:tcPr>
          <w:p w14:paraId="3AEB92A5"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8</w:t>
            </w:r>
          </w:p>
        </w:tc>
        <w:tc>
          <w:tcPr>
            <w:tcW w:w="3085" w:type="dxa"/>
          </w:tcPr>
          <w:p w14:paraId="7A65A485"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参加工作时间</w:t>
            </w:r>
          </w:p>
        </w:tc>
        <w:tc>
          <w:tcPr>
            <w:tcW w:w="4235" w:type="dxa"/>
          </w:tcPr>
          <w:p w14:paraId="286587B1"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机关事业单位人事管理平台导入或人员基础信息中获取</w:t>
            </w:r>
          </w:p>
        </w:tc>
      </w:tr>
      <w:tr w:rsidR="00A94D46" w14:paraId="4E257EAD" w14:textId="77777777" w:rsidTr="00297D66">
        <w:tc>
          <w:tcPr>
            <w:tcW w:w="1202" w:type="dxa"/>
          </w:tcPr>
          <w:p w14:paraId="3219C2C2" w14:textId="77777777" w:rsidR="00A94D46" w:rsidRDefault="00A94D46" w:rsidP="00297D66">
            <w:pPr>
              <w:snapToGrid w:val="0"/>
              <w:spacing w:line="360" w:lineRule="auto"/>
              <w:jc w:val="center"/>
              <w:rPr>
                <w:rFonts w:ascii="宋体" w:hAnsi="宋体"/>
                <w:bCs/>
                <w:sz w:val="24"/>
                <w:szCs w:val="24"/>
                <w:highlight w:val="yellow"/>
              </w:rPr>
            </w:pPr>
            <w:r>
              <w:rPr>
                <w:rFonts w:ascii="宋体" w:hAnsi="宋体" w:hint="eastAsia"/>
                <w:bCs/>
                <w:sz w:val="24"/>
                <w:szCs w:val="24"/>
              </w:rPr>
              <w:t>9</w:t>
            </w:r>
          </w:p>
        </w:tc>
        <w:tc>
          <w:tcPr>
            <w:tcW w:w="3085" w:type="dxa"/>
          </w:tcPr>
          <w:p w14:paraId="21514E31"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是否领导职务</w:t>
            </w:r>
          </w:p>
        </w:tc>
        <w:tc>
          <w:tcPr>
            <w:tcW w:w="4235" w:type="dxa"/>
          </w:tcPr>
          <w:p w14:paraId="47316CBE"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机关事业单位人事管理平台导入或人员基础信息中获取</w:t>
            </w:r>
          </w:p>
        </w:tc>
      </w:tr>
      <w:tr w:rsidR="00A94D46" w14:paraId="73E3246B" w14:textId="77777777" w:rsidTr="00297D66">
        <w:tc>
          <w:tcPr>
            <w:tcW w:w="1202" w:type="dxa"/>
          </w:tcPr>
          <w:p w14:paraId="0F79A1E5"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10</w:t>
            </w:r>
          </w:p>
        </w:tc>
        <w:tc>
          <w:tcPr>
            <w:tcW w:w="3085" w:type="dxa"/>
          </w:tcPr>
          <w:p w14:paraId="48448903"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是否特殊人群</w:t>
            </w:r>
          </w:p>
        </w:tc>
        <w:tc>
          <w:tcPr>
            <w:tcW w:w="4235" w:type="dxa"/>
          </w:tcPr>
          <w:p w14:paraId="0849021F"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机关事业单位人事管理平台导入或人员基础信息中获取</w:t>
            </w:r>
          </w:p>
        </w:tc>
      </w:tr>
      <w:tr w:rsidR="00A94D46" w14:paraId="0036E4BD" w14:textId="77777777" w:rsidTr="00297D66">
        <w:tc>
          <w:tcPr>
            <w:tcW w:w="1202" w:type="dxa"/>
          </w:tcPr>
          <w:p w14:paraId="6BF90FCF"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11</w:t>
            </w:r>
          </w:p>
        </w:tc>
        <w:tc>
          <w:tcPr>
            <w:tcW w:w="3085" w:type="dxa"/>
          </w:tcPr>
          <w:p w14:paraId="4CE06A9D"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2014年9月工资档次</w:t>
            </w:r>
          </w:p>
        </w:tc>
        <w:tc>
          <w:tcPr>
            <w:tcW w:w="4235" w:type="dxa"/>
          </w:tcPr>
          <w:p w14:paraId="5866F0F6"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机关事业单位人事管理平台导入或人员基础信息中获取</w:t>
            </w:r>
          </w:p>
        </w:tc>
      </w:tr>
      <w:tr w:rsidR="00A94D46" w14:paraId="04B987F7" w14:textId="77777777" w:rsidTr="00297D66">
        <w:tc>
          <w:tcPr>
            <w:tcW w:w="1202" w:type="dxa"/>
          </w:tcPr>
          <w:p w14:paraId="54F1D231"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12</w:t>
            </w:r>
          </w:p>
        </w:tc>
        <w:tc>
          <w:tcPr>
            <w:tcW w:w="3085" w:type="dxa"/>
          </w:tcPr>
          <w:p w14:paraId="5C199018"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退休时工资档次</w:t>
            </w:r>
          </w:p>
        </w:tc>
        <w:tc>
          <w:tcPr>
            <w:tcW w:w="4235" w:type="dxa"/>
          </w:tcPr>
          <w:p w14:paraId="5BB9DF54"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机关事业单位人事管理平台导入或人员基础信息中获取</w:t>
            </w:r>
          </w:p>
        </w:tc>
      </w:tr>
      <w:tr w:rsidR="00A94D46" w14:paraId="58CC7377" w14:textId="77777777" w:rsidTr="00297D66">
        <w:tc>
          <w:tcPr>
            <w:tcW w:w="1202" w:type="dxa"/>
          </w:tcPr>
          <w:p w14:paraId="5CA1B82A"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13</w:t>
            </w:r>
          </w:p>
        </w:tc>
        <w:tc>
          <w:tcPr>
            <w:tcW w:w="3085" w:type="dxa"/>
          </w:tcPr>
          <w:p w14:paraId="43230E41"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职务升降人员201409的工资档次</w:t>
            </w:r>
          </w:p>
        </w:tc>
        <w:tc>
          <w:tcPr>
            <w:tcW w:w="4235" w:type="dxa"/>
          </w:tcPr>
          <w:p w14:paraId="32E6BC24"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机关事业单位人事管理平台导入或人员基础信息中获取</w:t>
            </w:r>
          </w:p>
        </w:tc>
      </w:tr>
      <w:tr w:rsidR="00A94D46" w14:paraId="2B6EF322" w14:textId="77777777" w:rsidTr="00297D66">
        <w:tc>
          <w:tcPr>
            <w:tcW w:w="1202" w:type="dxa"/>
          </w:tcPr>
          <w:p w14:paraId="36767386"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14</w:t>
            </w:r>
          </w:p>
        </w:tc>
        <w:tc>
          <w:tcPr>
            <w:tcW w:w="3085" w:type="dxa"/>
          </w:tcPr>
          <w:p w14:paraId="793AA69B"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2014年9月国家规定的其他津补贴情况</w:t>
            </w:r>
          </w:p>
        </w:tc>
        <w:tc>
          <w:tcPr>
            <w:tcW w:w="4235" w:type="dxa"/>
          </w:tcPr>
          <w:p w14:paraId="5A167AB9"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机关事业单位人事管理平台导入或人员基础信息中获取</w:t>
            </w:r>
          </w:p>
        </w:tc>
      </w:tr>
      <w:tr w:rsidR="00A94D46" w14:paraId="59A34ADD" w14:textId="77777777" w:rsidTr="00297D66">
        <w:tc>
          <w:tcPr>
            <w:tcW w:w="1202" w:type="dxa"/>
          </w:tcPr>
          <w:p w14:paraId="5A7236B7"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15</w:t>
            </w:r>
          </w:p>
        </w:tc>
        <w:tc>
          <w:tcPr>
            <w:tcW w:w="3085" w:type="dxa"/>
          </w:tcPr>
          <w:p w14:paraId="6AAA02BD"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常住地址</w:t>
            </w:r>
          </w:p>
        </w:tc>
        <w:tc>
          <w:tcPr>
            <w:tcW w:w="4235" w:type="dxa"/>
          </w:tcPr>
          <w:p w14:paraId="1737FAF5"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从人员基础信息中获取或手工录入</w:t>
            </w:r>
          </w:p>
        </w:tc>
      </w:tr>
      <w:tr w:rsidR="00A94D46" w14:paraId="496FB2F6" w14:textId="77777777" w:rsidTr="00297D66">
        <w:tc>
          <w:tcPr>
            <w:tcW w:w="1202" w:type="dxa"/>
          </w:tcPr>
          <w:p w14:paraId="687BF386"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lastRenderedPageBreak/>
              <w:t>16</w:t>
            </w:r>
          </w:p>
        </w:tc>
        <w:tc>
          <w:tcPr>
            <w:tcW w:w="3085" w:type="dxa"/>
          </w:tcPr>
          <w:p w14:paraId="763A4374"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联系电话</w:t>
            </w:r>
          </w:p>
        </w:tc>
        <w:tc>
          <w:tcPr>
            <w:tcW w:w="4235" w:type="dxa"/>
          </w:tcPr>
          <w:p w14:paraId="343AA8EF"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从人员基础信息中获取或手工录入</w:t>
            </w:r>
          </w:p>
        </w:tc>
      </w:tr>
      <w:tr w:rsidR="00A94D46" w14:paraId="3A2AEEF7" w14:textId="77777777" w:rsidTr="00297D66">
        <w:trPr>
          <w:trHeight w:val="470"/>
        </w:trPr>
        <w:tc>
          <w:tcPr>
            <w:tcW w:w="1202" w:type="dxa"/>
          </w:tcPr>
          <w:p w14:paraId="5D3174E9"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17</w:t>
            </w:r>
          </w:p>
        </w:tc>
        <w:tc>
          <w:tcPr>
            <w:tcW w:w="3085" w:type="dxa"/>
          </w:tcPr>
          <w:p w14:paraId="4D5EFDEA"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开户银行名称</w:t>
            </w:r>
          </w:p>
        </w:tc>
        <w:tc>
          <w:tcPr>
            <w:tcW w:w="4235" w:type="dxa"/>
          </w:tcPr>
          <w:p w14:paraId="503FC9BB"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社会保障卡导入或手工录入</w:t>
            </w:r>
          </w:p>
        </w:tc>
      </w:tr>
      <w:tr w:rsidR="00A94D46" w14:paraId="70972887" w14:textId="77777777" w:rsidTr="00297D66">
        <w:tc>
          <w:tcPr>
            <w:tcW w:w="1202" w:type="dxa"/>
          </w:tcPr>
          <w:p w14:paraId="1C1E4004"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18</w:t>
            </w:r>
          </w:p>
        </w:tc>
        <w:tc>
          <w:tcPr>
            <w:tcW w:w="3085" w:type="dxa"/>
          </w:tcPr>
          <w:p w14:paraId="4F8A9B77"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户名</w:t>
            </w:r>
          </w:p>
        </w:tc>
        <w:tc>
          <w:tcPr>
            <w:tcW w:w="4235" w:type="dxa"/>
          </w:tcPr>
          <w:p w14:paraId="137AFF0C"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社会保障卡导入或人员基础信息中获取</w:t>
            </w:r>
          </w:p>
        </w:tc>
      </w:tr>
      <w:tr w:rsidR="00A94D46" w14:paraId="04CB7D1C" w14:textId="77777777" w:rsidTr="00297D66">
        <w:tc>
          <w:tcPr>
            <w:tcW w:w="1202" w:type="dxa"/>
          </w:tcPr>
          <w:p w14:paraId="71FAB395"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19</w:t>
            </w:r>
          </w:p>
        </w:tc>
        <w:tc>
          <w:tcPr>
            <w:tcW w:w="3085" w:type="dxa"/>
          </w:tcPr>
          <w:p w14:paraId="39C854BD"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账号</w:t>
            </w:r>
          </w:p>
        </w:tc>
        <w:tc>
          <w:tcPr>
            <w:tcW w:w="4235" w:type="dxa"/>
          </w:tcPr>
          <w:p w14:paraId="5567A901"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社会保障卡导入或手工录入</w:t>
            </w:r>
          </w:p>
        </w:tc>
      </w:tr>
      <w:tr w:rsidR="00A94D46" w14:paraId="430638DC" w14:textId="77777777" w:rsidTr="00297D66">
        <w:tc>
          <w:tcPr>
            <w:tcW w:w="1202" w:type="dxa"/>
          </w:tcPr>
          <w:p w14:paraId="0D8B4450"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20</w:t>
            </w:r>
          </w:p>
        </w:tc>
        <w:tc>
          <w:tcPr>
            <w:tcW w:w="3085" w:type="dxa"/>
          </w:tcPr>
          <w:p w14:paraId="32C859D3"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表单其他的信息</w:t>
            </w:r>
          </w:p>
        </w:tc>
        <w:tc>
          <w:tcPr>
            <w:tcW w:w="4235" w:type="dxa"/>
          </w:tcPr>
          <w:p w14:paraId="4B2AC64C" w14:textId="77777777" w:rsidR="00A94D46" w:rsidRDefault="00A94D46" w:rsidP="00297D66">
            <w:pPr>
              <w:snapToGrid w:val="0"/>
              <w:spacing w:line="360" w:lineRule="auto"/>
              <w:jc w:val="center"/>
              <w:rPr>
                <w:rFonts w:ascii="宋体" w:hAnsi="宋体"/>
                <w:bCs/>
                <w:sz w:val="24"/>
                <w:szCs w:val="24"/>
              </w:rPr>
            </w:pPr>
            <w:r>
              <w:rPr>
                <w:rFonts w:ascii="宋体" w:hAnsi="宋体" w:hint="eastAsia"/>
                <w:bCs/>
                <w:sz w:val="24"/>
                <w:szCs w:val="24"/>
              </w:rPr>
              <w:t>从人员基础信息中获取</w:t>
            </w:r>
          </w:p>
        </w:tc>
      </w:tr>
    </w:tbl>
    <w:p w14:paraId="60C0354C" w14:textId="77777777" w:rsidR="00A94D46" w:rsidRDefault="00A94D46" w:rsidP="00A94D46">
      <w:pPr>
        <w:snapToGrid w:val="0"/>
        <w:spacing w:line="360" w:lineRule="auto"/>
        <w:ind w:firstLineChars="177" w:firstLine="425"/>
        <w:rPr>
          <w:rFonts w:ascii="宋体" w:hAnsi="宋体"/>
          <w:bCs/>
          <w:sz w:val="24"/>
          <w:szCs w:val="24"/>
        </w:rPr>
      </w:pPr>
      <w:r>
        <w:rPr>
          <w:rFonts w:ascii="宋体" w:hAnsi="宋体" w:hint="eastAsia"/>
          <w:bCs/>
          <w:sz w:val="24"/>
          <w:szCs w:val="24"/>
        </w:rPr>
        <w:t>输出表样：机关事业单位基本养老保险参保人员基本养老金计发表</w:t>
      </w:r>
    </w:p>
    <w:p w14:paraId="48C99B98" w14:textId="77777777" w:rsidR="00A94D46" w:rsidRDefault="00A94D46" w:rsidP="00A94D46">
      <w:pPr>
        <w:snapToGrid w:val="0"/>
        <w:spacing w:line="360" w:lineRule="auto"/>
        <w:ind w:firstLineChars="177" w:firstLine="425"/>
        <w:rPr>
          <w:rFonts w:ascii="宋体" w:hAnsi="宋体"/>
          <w:bCs/>
          <w:sz w:val="24"/>
          <w:szCs w:val="24"/>
        </w:rPr>
      </w:pPr>
      <w:r>
        <w:rPr>
          <w:rFonts w:ascii="宋体" w:hAnsi="宋体" w:cs="宋体"/>
          <w:noProof/>
          <w:sz w:val="24"/>
          <w:szCs w:val="24"/>
        </w:rPr>
        <w:drawing>
          <wp:inline distT="0" distB="0" distL="114300" distR="114300" wp14:anchorId="20524AD9" wp14:editId="100E1F40">
            <wp:extent cx="4791075" cy="5876925"/>
            <wp:effectExtent l="0" t="0" r="9525" b="9525"/>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17"/>
                    <a:stretch>
                      <a:fillRect/>
                    </a:stretch>
                  </pic:blipFill>
                  <pic:spPr>
                    <a:xfrm>
                      <a:off x="0" y="0"/>
                      <a:ext cx="4791075" cy="5876925"/>
                    </a:xfrm>
                    <a:prstGeom prst="rect">
                      <a:avLst/>
                    </a:prstGeom>
                    <a:noFill/>
                    <a:ln w="9525">
                      <a:noFill/>
                    </a:ln>
                  </pic:spPr>
                </pic:pic>
              </a:graphicData>
            </a:graphic>
          </wp:inline>
        </w:drawing>
      </w:r>
    </w:p>
    <w:p w14:paraId="79630123" w14:textId="77777777" w:rsidR="00553DD4" w:rsidRDefault="00015A43">
      <w:pPr>
        <w:pStyle w:val="a5"/>
        <w:textAlignment w:val="center"/>
        <w:rPr>
          <w:rFonts w:ascii="宋体" w:eastAsia="宋体" w:hAnsi="宋体"/>
          <w:b/>
          <w:sz w:val="32"/>
          <w:szCs w:val="32"/>
        </w:rPr>
      </w:pPr>
      <w:r>
        <w:rPr>
          <w:rFonts w:ascii="宋体" w:eastAsia="宋体" w:hAnsi="宋体" w:hint="eastAsia"/>
          <w:b/>
          <w:sz w:val="32"/>
          <w:szCs w:val="32"/>
        </w:rPr>
        <w:t>七</w:t>
      </w:r>
      <w:r>
        <w:rPr>
          <w:rFonts w:ascii="宋体" w:eastAsia="宋体" w:hAnsi="宋体"/>
          <w:b/>
          <w:sz w:val="32"/>
          <w:szCs w:val="32"/>
        </w:rPr>
        <w:t>、</w:t>
      </w:r>
      <w:r>
        <w:rPr>
          <w:rFonts w:ascii="宋体" w:eastAsia="宋体" w:hAnsi="宋体" w:hint="eastAsia"/>
          <w:b/>
          <w:sz w:val="32"/>
          <w:szCs w:val="32"/>
        </w:rPr>
        <w:t>功能界面原型</w:t>
      </w:r>
    </w:p>
    <w:p w14:paraId="662FA3A2" w14:textId="77777777" w:rsidR="00553DD4" w:rsidRDefault="00553DD4">
      <w:pPr>
        <w:spacing w:line="360" w:lineRule="auto"/>
        <w:ind w:firstLineChars="200" w:firstLine="480"/>
        <w:rPr>
          <w:rFonts w:ascii="仿宋" w:eastAsia="仿宋" w:hAnsi="仿宋"/>
          <w:bCs/>
          <w:i/>
          <w:iCs/>
          <w:color w:val="FF0000"/>
          <w:sz w:val="24"/>
          <w:szCs w:val="24"/>
        </w:rPr>
      </w:pPr>
    </w:p>
    <w:p w14:paraId="4CA56ADF" w14:textId="77777777" w:rsidR="00553DD4" w:rsidRDefault="00015A43">
      <w:pPr>
        <w:snapToGrid w:val="0"/>
        <w:spacing w:line="360" w:lineRule="auto"/>
        <w:ind w:firstLineChars="177" w:firstLine="569"/>
        <w:rPr>
          <w:rFonts w:ascii="宋体" w:hAnsi="宋体"/>
          <w:bCs/>
          <w:sz w:val="24"/>
          <w:szCs w:val="24"/>
        </w:rPr>
      </w:pPr>
      <w:r>
        <w:rPr>
          <w:rFonts w:ascii="宋体" w:hAnsi="宋体"/>
          <w:b/>
          <w:sz w:val="32"/>
          <w:szCs w:val="32"/>
        </w:rPr>
        <w:t xml:space="preserve"> </w:t>
      </w:r>
    </w:p>
    <w:p w14:paraId="0101D1DF" w14:textId="77777777" w:rsidR="00553DD4" w:rsidRDefault="00015A43">
      <w:pPr>
        <w:pStyle w:val="a5"/>
        <w:textAlignment w:val="center"/>
        <w:rPr>
          <w:rFonts w:ascii="宋体" w:eastAsia="宋体" w:hAnsi="宋体"/>
          <w:b/>
          <w:sz w:val="32"/>
          <w:szCs w:val="32"/>
        </w:rPr>
      </w:pPr>
      <w:r>
        <w:rPr>
          <w:rFonts w:ascii="宋体" w:eastAsia="宋体" w:hAnsi="宋体" w:hint="eastAsia"/>
          <w:b/>
          <w:sz w:val="32"/>
          <w:szCs w:val="32"/>
        </w:rPr>
        <w:t>八、业务功能流程</w:t>
      </w:r>
    </w:p>
    <w:p w14:paraId="3DDCF7DB" w14:textId="77777777" w:rsidR="006E3730" w:rsidRDefault="006E3730" w:rsidP="006E3730">
      <w:pPr>
        <w:spacing w:line="360" w:lineRule="auto"/>
        <w:ind w:firstLine="500"/>
      </w:pPr>
      <w:r>
        <w:rPr>
          <w:rFonts w:ascii="宋体" w:hAnsi="宋体"/>
          <w:b/>
          <w:sz w:val="24"/>
          <w:szCs w:val="24"/>
        </w:rPr>
        <w:t>业务申请。</w:t>
      </w:r>
      <w:r>
        <w:rPr>
          <w:rFonts w:ascii="宋体" w:hAnsi="宋体"/>
          <w:sz w:val="24"/>
          <w:szCs w:val="24"/>
        </w:rPr>
        <w:t>业务申请要点：①申请人向社保经办机构提出为</w:t>
      </w:r>
      <w:r>
        <w:rPr>
          <w:rFonts w:ascii="宋体" w:hAnsi="宋体" w:hint="eastAsia"/>
          <w:sz w:val="24"/>
          <w:szCs w:val="24"/>
        </w:rPr>
        <w:t>退休人员计算退休待遇</w:t>
      </w:r>
      <w:r>
        <w:rPr>
          <w:rFonts w:ascii="宋体" w:hAnsi="宋体"/>
          <w:sz w:val="24"/>
          <w:szCs w:val="24"/>
        </w:rPr>
        <w:t>；②申请人</w:t>
      </w:r>
      <w:r>
        <w:rPr>
          <w:rFonts w:ascii="宋体" w:hAnsi="宋体" w:hint="eastAsia"/>
          <w:sz w:val="24"/>
          <w:szCs w:val="24"/>
        </w:rPr>
        <w:t>现场、邮寄或者线上提交申报材料</w:t>
      </w:r>
      <w:r>
        <w:rPr>
          <w:rFonts w:ascii="宋体" w:hAnsi="宋体"/>
          <w:sz w:val="24"/>
          <w:szCs w:val="24"/>
        </w:rPr>
        <w:t>。</w:t>
      </w:r>
    </w:p>
    <w:p w14:paraId="611D6DF7" w14:textId="77777777" w:rsidR="006E3730" w:rsidRDefault="006E3730" w:rsidP="006E3730">
      <w:pPr>
        <w:spacing w:line="360" w:lineRule="auto"/>
        <w:ind w:firstLine="500"/>
      </w:pPr>
      <w:r>
        <w:rPr>
          <w:rFonts w:ascii="宋体" w:hAnsi="宋体"/>
          <w:b/>
          <w:sz w:val="24"/>
          <w:szCs w:val="24"/>
        </w:rPr>
        <w:t>业务受理。</w:t>
      </w:r>
      <w:r>
        <w:rPr>
          <w:rFonts w:ascii="宋体" w:hAnsi="宋体"/>
          <w:sz w:val="24"/>
          <w:szCs w:val="24"/>
        </w:rPr>
        <w:t>业务受理要点：①核对材料是否齐全完整；②审核材料是否真实有效；③</w:t>
      </w:r>
      <w:r>
        <w:rPr>
          <w:rFonts w:ascii="宋体" w:hAnsi="宋体" w:hint="eastAsia"/>
          <w:sz w:val="24"/>
          <w:szCs w:val="24"/>
        </w:rPr>
        <w:t>审核退休人员缴费数据是否完整；④</w:t>
      </w:r>
      <w:r>
        <w:rPr>
          <w:rFonts w:ascii="宋体" w:hAnsi="宋体"/>
          <w:sz w:val="24"/>
          <w:szCs w:val="24"/>
        </w:rPr>
        <w:t>不符合条件的不予受理，并一次性告知原因。</w:t>
      </w:r>
    </w:p>
    <w:p w14:paraId="41108721" w14:textId="77777777" w:rsidR="006E3730" w:rsidRDefault="006E3730" w:rsidP="006E3730">
      <w:pPr>
        <w:spacing w:line="360" w:lineRule="auto"/>
        <w:ind w:firstLine="500"/>
        <w:rPr>
          <w:rFonts w:ascii="宋体" w:hAnsi="宋体"/>
          <w:sz w:val="24"/>
          <w:szCs w:val="24"/>
        </w:rPr>
      </w:pPr>
      <w:r>
        <w:rPr>
          <w:rFonts w:ascii="宋体" w:hAnsi="宋体" w:hint="eastAsia"/>
          <w:b/>
          <w:sz w:val="24"/>
          <w:szCs w:val="24"/>
        </w:rPr>
        <w:t>业务</w:t>
      </w:r>
      <w:r>
        <w:rPr>
          <w:rFonts w:ascii="宋体" w:hAnsi="宋体"/>
          <w:b/>
          <w:sz w:val="24"/>
          <w:szCs w:val="24"/>
        </w:rPr>
        <w:t>经办。</w:t>
      </w:r>
      <w:r>
        <w:rPr>
          <w:rFonts w:ascii="宋体" w:hAnsi="宋体"/>
          <w:sz w:val="24"/>
          <w:szCs w:val="24"/>
        </w:rPr>
        <w:t>业务经办要点：①审核材料是否合法合规；②审核是否符合办理条件；③审核通过的，予以</w:t>
      </w:r>
      <w:r>
        <w:rPr>
          <w:rFonts w:ascii="宋体" w:hAnsi="宋体" w:hint="eastAsia"/>
          <w:sz w:val="24"/>
          <w:szCs w:val="24"/>
        </w:rPr>
        <w:t>经办</w:t>
      </w:r>
      <w:r>
        <w:rPr>
          <w:rFonts w:ascii="宋体" w:hAnsi="宋体"/>
          <w:sz w:val="24"/>
          <w:szCs w:val="24"/>
        </w:rPr>
        <w:t>；④</w:t>
      </w:r>
      <w:r>
        <w:rPr>
          <w:rFonts w:ascii="宋体" w:hAnsi="宋体" w:hint="eastAsia"/>
          <w:sz w:val="24"/>
          <w:szCs w:val="24"/>
        </w:rPr>
        <w:t>经办</w:t>
      </w:r>
      <w:r>
        <w:rPr>
          <w:rFonts w:ascii="宋体" w:hAnsi="宋体"/>
          <w:sz w:val="24"/>
          <w:szCs w:val="24"/>
        </w:rPr>
        <w:t>不通过的，一次性告知原因。</w:t>
      </w:r>
    </w:p>
    <w:p w14:paraId="321CD422" w14:textId="77777777" w:rsidR="006E3730" w:rsidRDefault="006E3730" w:rsidP="006E3730">
      <w:pPr>
        <w:spacing w:line="360" w:lineRule="auto"/>
        <w:ind w:firstLine="500"/>
        <w:rPr>
          <w:rFonts w:ascii="宋体" w:hAnsi="宋体"/>
          <w:sz w:val="24"/>
          <w:szCs w:val="24"/>
        </w:rPr>
      </w:pPr>
      <w:r>
        <w:rPr>
          <w:rFonts w:ascii="宋体" w:hAnsi="宋体" w:hint="eastAsia"/>
          <w:b/>
          <w:sz w:val="24"/>
          <w:szCs w:val="24"/>
        </w:rPr>
        <w:t>业务审核。</w:t>
      </w:r>
      <w:r>
        <w:rPr>
          <w:rFonts w:ascii="宋体" w:hAnsi="宋体"/>
          <w:sz w:val="24"/>
          <w:szCs w:val="24"/>
        </w:rPr>
        <w:t>审核经办要点：①审核材料是否合法合规；②审核是否符合办理条件；③</w:t>
      </w:r>
      <w:r>
        <w:rPr>
          <w:rFonts w:ascii="宋体" w:hAnsi="宋体" w:hint="eastAsia"/>
          <w:sz w:val="24"/>
          <w:szCs w:val="24"/>
        </w:rPr>
        <w:t>审核参保人员信息是否有误，计算结果是否有误；④</w:t>
      </w:r>
      <w:r>
        <w:rPr>
          <w:rFonts w:ascii="宋体" w:hAnsi="宋体"/>
          <w:sz w:val="24"/>
          <w:szCs w:val="24"/>
        </w:rPr>
        <w:t>审核通过的，予以</w:t>
      </w:r>
      <w:r>
        <w:rPr>
          <w:rFonts w:ascii="宋体" w:hAnsi="宋体" w:hint="eastAsia"/>
          <w:sz w:val="24"/>
          <w:szCs w:val="24"/>
        </w:rPr>
        <w:t>审核</w:t>
      </w:r>
      <w:r>
        <w:rPr>
          <w:rFonts w:ascii="宋体" w:hAnsi="宋体"/>
          <w:sz w:val="24"/>
          <w:szCs w:val="24"/>
        </w:rPr>
        <w:t>；</w:t>
      </w:r>
      <w:r>
        <w:rPr>
          <w:rFonts w:ascii="宋体" w:hAnsi="宋体" w:hint="eastAsia"/>
          <w:sz w:val="24"/>
          <w:szCs w:val="24"/>
        </w:rPr>
        <w:t>⑤</w:t>
      </w:r>
      <w:r>
        <w:rPr>
          <w:rFonts w:ascii="宋体" w:hAnsi="宋体"/>
          <w:sz w:val="24"/>
          <w:szCs w:val="24"/>
        </w:rPr>
        <w:t>审核不通过的，一次性告知原因。</w:t>
      </w:r>
    </w:p>
    <w:p w14:paraId="1702D959" w14:textId="77777777" w:rsidR="006E3730" w:rsidRDefault="006E3730" w:rsidP="006E3730">
      <w:pPr>
        <w:spacing w:line="360" w:lineRule="auto"/>
        <w:ind w:firstLine="500"/>
        <w:rPr>
          <w:rFonts w:ascii="宋体" w:hAnsi="宋体"/>
          <w:sz w:val="24"/>
          <w:szCs w:val="24"/>
        </w:rPr>
      </w:pPr>
      <w:r>
        <w:rPr>
          <w:rFonts w:ascii="宋体" w:hAnsi="宋体" w:hint="eastAsia"/>
          <w:b/>
          <w:sz w:val="24"/>
          <w:szCs w:val="24"/>
        </w:rPr>
        <w:t>业务审批。</w:t>
      </w:r>
      <w:r>
        <w:rPr>
          <w:rFonts w:ascii="宋体" w:hAnsi="宋体"/>
          <w:sz w:val="24"/>
          <w:szCs w:val="24"/>
        </w:rPr>
        <w:t>审核经办要点：①审核材料是否合法合规；②审核是否符合办理条件；③</w:t>
      </w:r>
      <w:r>
        <w:rPr>
          <w:rFonts w:ascii="宋体" w:hAnsi="宋体" w:hint="eastAsia"/>
          <w:sz w:val="24"/>
          <w:szCs w:val="24"/>
        </w:rPr>
        <w:t>审核参保人员信息是否有误，计算结果是否有误；④</w:t>
      </w:r>
      <w:r>
        <w:rPr>
          <w:rFonts w:ascii="宋体" w:hAnsi="宋体"/>
          <w:sz w:val="24"/>
          <w:szCs w:val="24"/>
        </w:rPr>
        <w:t>审核通过的，予以</w:t>
      </w:r>
      <w:r>
        <w:rPr>
          <w:rFonts w:ascii="宋体" w:hAnsi="宋体" w:hint="eastAsia"/>
          <w:sz w:val="24"/>
          <w:szCs w:val="24"/>
        </w:rPr>
        <w:t>审批</w:t>
      </w:r>
      <w:r>
        <w:rPr>
          <w:rFonts w:ascii="宋体" w:hAnsi="宋体"/>
          <w:sz w:val="24"/>
          <w:szCs w:val="24"/>
        </w:rPr>
        <w:t>；④</w:t>
      </w:r>
      <w:r>
        <w:rPr>
          <w:rFonts w:ascii="宋体" w:hAnsi="宋体" w:hint="eastAsia"/>
          <w:sz w:val="24"/>
          <w:szCs w:val="24"/>
        </w:rPr>
        <w:t>审批</w:t>
      </w:r>
      <w:r>
        <w:rPr>
          <w:rFonts w:ascii="宋体" w:hAnsi="宋体"/>
          <w:sz w:val="24"/>
          <w:szCs w:val="24"/>
        </w:rPr>
        <w:t>不通过的，一次性告知原因。</w:t>
      </w:r>
    </w:p>
    <w:p w14:paraId="6358D943" w14:textId="77777777" w:rsidR="006E3730" w:rsidRDefault="006E3730" w:rsidP="006E3730">
      <w:pPr>
        <w:spacing w:line="360" w:lineRule="auto"/>
        <w:ind w:firstLine="500"/>
        <w:rPr>
          <w:rFonts w:ascii="宋体" w:hAnsi="宋体"/>
          <w:sz w:val="24"/>
          <w:szCs w:val="24"/>
        </w:rPr>
      </w:pPr>
      <w:r>
        <w:rPr>
          <w:rFonts w:ascii="宋体" w:hAnsi="宋体"/>
          <w:b/>
          <w:sz w:val="24"/>
          <w:szCs w:val="24"/>
        </w:rPr>
        <w:t>结果反馈。</w:t>
      </w:r>
      <w:r>
        <w:rPr>
          <w:rFonts w:ascii="宋体" w:hAnsi="宋体"/>
          <w:sz w:val="24"/>
          <w:szCs w:val="24"/>
        </w:rPr>
        <w:t>结果反馈要点：</w:t>
      </w:r>
      <w:r>
        <w:rPr>
          <w:rFonts w:ascii="宋体" w:hAnsi="宋体" w:hint="eastAsia"/>
          <w:sz w:val="24"/>
          <w:szCs w:val="24"/>
        </w:rPr>
        <w:t>短信告知</w:t>
      </w:r>
      <w:r>
        <w:rPr>
          <w:rFonts w:ascii="宋体" w:hAnsi="宋体"/>
          <w:sz w:val="24"/>
          <w:szCs w:val="24"/>
        </w:rPr>
        <w:t>办理结果</w:t>
      </w:r>
      <w:r>
        <w:rPr>
          <w:rFonts w:ascii="宋体" w:hAnsi="宋体" w:hint="eastAsia"/>
          <w:sz w:val="24"/>
          <w:szCs w:val="24"/>
        </w:rPr>
        <w:t>，①可告知参保单位经办人员来领取待遇计发表或线上打印待遇计发表；②可告知退休人员，待遇信息及补发信息</w:t>
      </w:r>
      <w:r>
        <w:rPr>
          <w:rFonts w:ascii="宋体" w:hAnsi="宋体"/>
          <w:sz w:val="24"/>
          <w:szCs w:val="24"/>
        </w:rPr>
        <w:t>。</w:t>
      </w:r>
    </w:p>
    <w:p w14:paraId="6293C670" w14:textId="77777777" w:rsidR="006E3730" w:rsidRDefault="006E3730" w:rsidP="006E3730">
      <w:pPr>
        <w:spacing w:line="360" w:lineRule="auto"/>
        <w:ind w:firstLine="500"/>
        <w:rPr>
          <w:rFonts w:ascii="宋体" w:hAnsi="宋体"/>
          <w:b/>
          <w:sz w:val="24"/>
          <w:szCs w:val="24"/>
        </w:rPr>
      </w:pPr>
      <w:r>
        <w:rPr>
          <w:rFonts w:ascii="宋体" w:hAnsi="宋体"/>
          <w:b/>
          <w:sz w:val="24"/>
          <w:szCs w:val="24"/>
        </w:rPr>
        <w:t>办理结果告知</w:t>
      </w:r>
    </w:p>
    <w:p w14:paraId="5A30B47E" w14:textId="77777777" w:rsidR="006E3730" w:rsidRDefault="006E3730" w:rsidP="006E3730">
      <w:pPr>
        <w:spacing w:line="360" w:lineRule="auto"/>
        <w:ind w:firstLine="420"/>
        <w:rPr>
          <w:rFonts w:ascii="宋体" w:hAnsi="宋体"/>
          <w:sz w:val="24"/>
          <w:szCs w:val="24"/>
        </w:rPr>
      </w:pPr>
      <w:r>
        <w:rPr>
          <w:rFonts w:ascii="宋体" w:hAnsi="宋体" w:hint="eastAsia"/>
          <w:sz w:val="24"/>
          <w:szCs w:val="24"/>
        </w:rPr>
        <w:t>待遇计算审批完成后，通过闽政通APP提醒、电子社保卡或发送短信等方式通知，信息格式如下（具体内容修改）：</w:t>
      </w:r>
    </w:p>
    <w:p w14:paraId="19891EA4" w14:textId="77777777" w:rsidR="006E3730" w:rsidRDefault="006E3730" w:rsidP="006E3730">
      <w:pPr>
        <w:spacing w:line="360" w:lineRule="auto"/>
        <w:ind w:firstLine="420"/>
        <w:rPr>
          <w:rFonts w:ascii="宋体" w:hAnsi="宋体"/>
          <w:sz w:val="24"/>
          <w:szCs w:val="24"/>
        </w:rPr>
      </w:pPr>
      <w:r>
        <w:rPr>
          <w:rFonts w:ascii="宋体" w:hAnsi="宋体" w:hint="eastAsia"/>
          <w:sz w:val="24"/>
          <w:szCs w:val="24"/>
        </w:rPr>
        <w:t>①参保单位经办人员：“</w:t>
      </w:r>
      <w:r>
        <w:rPr>
          <w:rFonts w:ascii="宋体" w:hAnsi="宋体"/>
          <w:sz w:val="24"/>
          <w:szCs w:val="24"/>
        </w:rPr>
        <w:t>*****</w:t>
      </w:r>
      <w:r>
        <w:rPr>
          <w:rFonts w:ascii="宋体" w:hAnsi="宋体" w:hint="eastAsia"/>
          <w:sz w:val="24"/>
          <w:szCs w:val="24"/>
        </w:rPr>
        <w:t>（</w:t>
      </w:r>
      <w:r>
        <w:rPr>
          <w:rFonts w:ascii="宋体" w:hAnsi="宋体"/>
          <w:sz w:val="24"/>
          <w:szCs w:val="24"/>
        </w:rPr>
        <w:t>单位</w:t>
      </w:r>
      <w:r>
        <w:rPr>
          <w:rFonts w:ascii="宋体" w:hAnsi="宋体" w:hint="eastAsia"/>
          <w:sz w:val="24"/>
          <w:szCs w:val="24"/>
        </w:rPr>
        <w:t>名称）</w:t>
      </w:r>
      <w:r>
        <w:rPr>
          <w:rFonts w:ascii="宋体" w:hAnsi="宋体"/>
          <w:sz w:val="24"/>
          <w:szCs w:val="24"/>
        </w:rPr>
        <w:t>***</w:t>
      </w:r>
      <w:r>
        <w:rPr>
          <w:rFonts w:ascii="宋体" w:hAnsi="宋体" w:hint="eastAsia"/>
          <w:sz w:val="24"/>
          <w:szCs w:val="24"/>
        </w:rPr>
        <w:t>（姓名）</w:t>
      </w:r>
      <w:r>
        <w:rPr>
          <w:rFonts w:ascii="宋体" w:hAnsi="宋体"/>
          <w:sz w:val="24"/>
          <w:szCs w:val="24"/>
        </w:rPr>
        <w:t>于****年**月办理</w:t>
      </w:r>
      <w:r>
        <w:rPr>
          <w:rFonts w:ascii="宋体" w:hAnsi="宋体" w:hint="eastAsia"/>
          <w:sz w:val="24"/>
          <w:szCs w:val="24"/>
        </w:rPr>
        <w:t>完待遇核定业务，请您及时来领取计发表或登录福建社会保险公共服务平台网址（可能为其他平台）自行打印。”</w:t>
      </w:r>
    </w:p>
    <w:p w14:paraId="3C693D64" w14:textId="77777777" w:rsidR="006E3730" w:rsidRDefault="006E3730" w:rsidP="006E3730">
      <w:pPr>
        <w:spacing w:line="360" w:lineRule="auto"/>
        <w:ind w:firstLine="420"/>
        <w:rPr>
          <w:rFonts w:ascii="宋体" w:hAnsi="宋体"/>
          <w:sz w:val="24"/>
          <w:szCs w:val="24"/>
        </w:rPr>
      </w:pPr>
      <w:r>
        <w:rPr>
          <w:rFonts w:ascii="宋体" w:hAnsi="宋体" w:hint="eastAsia"/>
          <w:sz w:val="24"/>
          <w:szCs w:val="24"/>
        </w:rPr>
        <w:t>②职工本人：</w:t>
      </w:r>
    </w:p>
    <w:p w14:paraId="2C64E791" w14:textId="77777777" w:rsidR="006E3730" w:rsidRDefault="006E3730" w:rsidP="006E3730">
      <w:pPr>
        <w:spacing w:line="360" w:lineRule="auto"/>
        <w:ind w:firstLine="420"/>
        <w:rPr>
          <w:rFonts w:ascii="宋体" w:hAnsi="宋体"/>
          <w:sz w:val="24"/>
          <w:szCs w:val="24"/>
        </w:rPr>
      </w:pPr>
      <w:r>
        <w:rPr>
          <w:rFonts w:ascii="宋体" w:hAnsi="宋体" w:hint="eastAsia"/>
          <w:sz w:val="24"/>
          <w:szCs w:val="24"/>
        </w:rPr>
        <w:t>“</w:t>
      </w:r>
      <w:r>
        <w:rPr>
          <w:rFonts w:ascii="宋体" w:hAnsi="宋体"/>
          <w:sz w:val="24"/>
          <w:szCs w:val="24"/>
        </w:rPr>
        <w:t>***</w:t>
      </w:r>
      <w:r>
        <w:rPr>
          <w:rFonts w:ascii="宋体" w:hAnsi="宋体" w:hint="eastAsia"/>
          <w:sz w:val="24"/>
          <w:szCs w:val="24"/>
        </w:rPr>
        <w:t>（姓名），您的退休待遇</w:t>
      </w:r>
      <w:r>
        <w:rPr>
          <w:rFonts w:ascii="宋体" w:hAnsi="宋体"/>
          <w:sz w:val="24"/>
          <w:szCs w:val="24"/>
        </w:rPr>
        <w:t>于****年**月</w:t>
      </w:r>
      <w:r>
        <w:rPr>
          <w:rFonts w:ascii="宋体" w:hAnsi="宋体" w:hint="eastAsia"/>
          <w:sz w:val="24"/>
          <w:szCs w:val="24"/>
        </w:rPr>
        <w:t>办理完毕，基本养老金预发</w:t>
      </w:r>
      <w:r>
        <w:rPr>
          <w:rFonts w:ascii="宋体" w:hAnsi="宋体"/>
          <w:sz w:val="24"/>
          <w:szCs w:val="24"/>
        </w:rPr>
        <w:t>*</w:t>
      </w:r>
      <w:r>
        <w:rPr>
          <w:rFonts w:ascii="宋体" w:hAnsi="宋体" w:hint="eastAsia"/>
          <w:sz w:val="24"/>
          <w:szCs w:val="24"/>
        </w:rPr>
        <w:t>元，</w:t>
      </w:r>
      <w:r>
        <w:rPr>
          <w:rFonts w:ascii="宋体" w:hAnsi="宋体"/>
          <w:sz w:val="24"/>
          <w:szCs w:val="24"/>
        </w:rPr>
        <w:t>，从*月开始</w:t>
      </w:r>
      <w:r>
        <w:rPr>
          <w:rFonts w:ascii="宋体" w:hAnsi="宋体" w:hint="eastAsia"/>
          <w:sz w:val="24"/>
          <w:szCs w:val="24"/>
        </w:rPr>
        <w:t>发放</w:t>
      </w:r>
      <w:r>
        <w:rPr>
          <w:rFonts w:ascii="宋体" w:hAnsi="宋体"/>
          <w:sz w:val="24"/>
          <w:szCs w:val="24"/>
        </w:rPr>
        <w:t>。”</w:t>
      </w:r>
      <w:r>
        <w:rPr>
          <w:rFonts w:ascii="宋体" w:hAnsi="宋体" w:hint="eastAsia"/>
          <w:sz w:val="24"/>
          <w:szCs w:val="24"/>
        </w:rPr>
        <w:t>（按老办法计算，无补发的信息格式）；</w:t>
      </w:r>
    </w:p>
    <w:p w14:paraId="36146F08" w14:textId="77777777" w:rsidR="006E3730" w:rsidRDefault="006E3730" w:rsidP="006E3730">
      <w:pPr>
        <w:spacing w:line="360" w:lineRule="auto"/>
        <w:ind w:firstLine="420"/>
        <w:rPr>
          <w:rFonts w:ascii="宋体" w:hAnsi="宋体"/>
          <w:sz w:val="24"/>
          <w:szCs w:val="24"/>
        </w:rPr>
      </w:pPr>
      <w:r>
        <w:rPr>
          <w:rFonts w:ascii="宋体" w:hAnsi="宋体" w:hint="eastAsia"/>
          <w:sz w:val="24"/>
          <w:szCs w:val="24"/>
        </w:rPr>
        <w:t>“</w:t>
      </w:r>
      <w:r>
        <w:rPr>
          <w:rFonts w:ascii="宋体" w:hAnsi="宋体"/>
          <w:sz w:val="24"/>
          <w:szCs w:val="24"/>
        </w:rPr>
        <w:t>***</w:t>
      </w:r>
      <w:r>
        <w:rPr>
          <w:rFonts w:ascii="宋体" w:hAnsi="宋体" w:hint="eastAsia"/>
          <w:sz w:val="24"/>
          <w:szCs w:val="24"/>
        </w:rPr>
        <w:t>（姓名），您的退休待遇</w:t>
      </w:r>
      <w:r>
        <w:rPr>
          <w:rFonts w:ascii="宋体" w:hAnsi="宋体"/>
          <w:sz w:val="24"/>
          <w:szCs w:val="24"/>
        </w:rPr>
        <w:t>于****年**月</w:t>
      </w:r>
      <w:r>
        <w:rPr>
          <w:rFonts w:ascii="宋体" w:hAnsi="宋体" w:hint="eastAsia"/>
          <w:sz w:val="24"/>
          <w:szCs w:val="24"/>
        </w:rPr>
        <w:t>办理完毕，基本养老金预发</w:t>
      </w:r>
      <w:r>
        <w:rPr>
          <w:rFonts w:ascii="宋体" w:hAnsi="宋体"/>
          <w:sz w:val="24"/>
          <w:szCs w:val="24"/>
        </w:rPr>
        <w:t>*</w:t>
      </w:r>
      <w:r>
        <w:rPr>
          <w:rFonts w:ascii="宋体" w:hAnsi="宋体" w:hint="eastAsia"/>
          <w:sz w:val="24"/>
          <w:szCs w:val="24"/>
        </w:rPr>
        <w:lastRenderedPageBreak/>
        <w:t>元，含补发金额，</w:t>
      </w:r>
      <w:r>
        <w:rPr>
          <w:rFonts w:ascii="宋体" w:hAnsi="宋体"/>
          <w:sz w:val="24"/>
          <w:szCs w:val="24"/>
        </w:rPr>
        <w:t>*月</w:t>
      </w:r>
      <w:r>
        <w:rPr>
          <w:rFonts w:ascii="宋体" w:hAnsi="宋体" w:hint="eastAsia"/>
          <w:sz w:val="24"/>
          <w:szCs w:val="24"/>
        </w:rPr>
        <w:t>发放基本养老金</w:t>
      </w:r>
      <w:r>
        <w:rPr>
          <w:rFonts w:ascii="宋体" w:hAnsi="宋体"/>
          <w:sz w:val="24"/>
          <w:szCs w:val="24"/>
        </w:rPr>
        <w:t>*</w:t>
      </w:r>
      <w:r>
        <w:rPr>
          <w:rFonts w:ascii="宋体" w:hAnsi="宋体" w:hint="eastAsia"/>
          <w:sz w:val="24"/>
          <w:szCs w:val="24"/>
        </w:rPr>
        <w:t>元，次月恢复正常发放金额</w:t>
      </w:r>
      <w:r>
        <w:rPr>
          <w:rFonts w:ascii="宋体" w:hAnsi="宋体"/>
          <w:sz w:val="24"/>
          <w:szCs w:val="24"/>
        </w:rPr>
        <w:t>”</w:t>
      </w:r>
      <w:r>
        <w:rPr>
          <w:rFonts w:ascii="宋体" w:hAnsi="宋体" w:hint="eastAsia"/>
          <w:sz w:val="24"/>
          <w:szCs w:val="24"/>
        </w:rPr>
        <w:t>（按老办法计算，有补发的信息格式）</w:t>
      </w:r>
    </w:p>
    <w:p w14:paraId="48F45914" w14:textId="77777777" w:rsidR="006E3730" w:rsidRDefault="006E3730" w:rsidP="006E3730">
      <w:pPr>
        <w:spacing w:line="360" w:lineRule="auto"/>
        <w:ind w:firstLine="420"/>
        <w:rPr>
          <w:rFonts w:ascii="宋体" w:hAnsi="宋体"/>
          <w:sz w:val="24"/>
          <w:szCs w:val="24"/>
        </w:rPr>
      </w:pPr>
      <w:r>
        <w:rPr>
          <w:rFonts w:ascii="宋体" w:hAnsi="宋体" w:hint="eastAsia"/>
          <w:sz w:val="24"/>
          <w:szCs w:val="24"/>
        </w:rPr>
        <w:t>“</w:t>
      </w:r>
      <w:r>
        <w:rPr>
          <w:rFonts w:ascii="宋体" w:hAnsi="宋体"/>
          <w:sz w:val="24"/>
          <w:szCs w:val="24"/>
        </w:rPr>
        <w:t>***</w:t>
      </w:r>
      <w:r>
        <w:rPr>
          <w:rFonts w:ascii="宋体" w:hAnsi="宋体" w:hint="eastAsia"/>
          <w:sz w:val="24"/>
          <w:szCs w:val="24"/>
        </w:rPr>
        <w:t>（姓名），您的退休待遇</w:t>
      </w:r>
      <w:r>
        <w:rPr>
          <w:rFonts w:ascii="宋体" w:hAnsi="宋体"/>
          <w:sz w:val="24"/>
          <w:szCs w:val="24"/>
        </w:rPr>
        <w:t>于****年**月</w:t>
      </w:r>
      <w:r>
        <w:rPr>
          <w:rFonts w:ascii="宋体" w:hAnsi="宋体" w:hint="eastAsia"/>
          <w:sz w:val="24"/>
          <w:szCs w:val="24"/>
        </w:rPr>
        <w:t>办理完毕，基本养老金</w:t>
      </w:r>
      <w:r>
        <w:rPr>
          <w:rFonts w:ascii="宋体" w:hAnsi="宋体"/>
          <w:sz w:val="24"/>
          <w:szCs w:val="24"/>
        </w:rPr>
        <w:t>*</w:t>
      </w:r>
      <w:r>
        <w:rPr>
          <w:rFonts w:ascii="宋体" w:hAnsi="宋体" w:hint="eastAsia"/>
          <w:sz w:val="24"/>
          <w:szCs w:val="24"/>
        </w:rPr>
        <w:t>元，职业年金待遇</w:t>
      </w:r>
      <w:r>
        <w:rPr>
          <w:rFonts w:ascii="宋体" w:hAnsi="宋体"/>
          <w:sz w:val="24"/>
          <w:szCs w:val="24"/>
        </w:rPr>
        <w:t>*</w:t>
      </w:r>
      <w:r>
        <w:rPr>
          <w:rFonts w:ascii="宋体" w:hAnsi="宋体" w:hint="eastAsia"/>
          <w:sz w:val="24"/>
          <w:szCs w:val="24"/>
        </w:rPr>
        <w:t>元</w:t>
      </w:r>
      <w:r>
        <w:rPr>
          <w:rFonts w:ascii="宋体" w:hAnsi="宋体"/>
          <w:sz w:val="24"/>
          <w:szCs w:val="24"/>
        </w:rPr>
        <w:t>，从*月开始</w:t>
      </w:r>
      <w:r>
        <w:rPr>
          <w:rFonts w:ascii="宋体" w:hAnsi="宋体" w:hint="eastAsia"/>
          <w:sz w:val="24"/>
          <w:szCs w:val="24"/>
        </w:rPr>
        <w:t>发放</w:t>
      </w:r>
      <w:r>
        <w:rPr>
          <w:rFonts w:ascii="宋体" w:hAnsi="宋体"/>
          <w:sz w:val="24"/>
          <w:szCs w:val="24"/>
        </w:rPr>
        <w:t>。”</w:t>
      </w:r>
      <w:r>
        <w:rPr>
          <w:rFonts w:ascii="宋体" w:hAnsi="宋体" w:hint="eastAsia"/>
          <w:sz w:val="24"/>
          <w:szCs w:val="24"/>
        </w:rPr>
        <w:t>（有发放职业年金的，无补发的信息格式）；</w:t>
      </w:r>
    </w:p>
    <w:p w14:paraId="610A1F91" w14:textId="77777777" w:rsidR="006E3730" w:rsidRDefault="006E3730" w:rsidP="006E3730">
      <w:pPr>
        <w:spacing w:line="360" w:lineRule="auto"/>
        <w:ind w:firstLine="420"/>
        <w:rPr>
          <w:rFonts w:ascii="宋体" w:hAnsi="宋体"/>
          <w:sz w:val="24"/>
          <w:szCs w:val="24"/>
        </w:rPr>
      </w:pPr>
      <w:r>
        <w:rPr>
          <w:rFonts w:ascii="宋体" w:hAnsi="宋体" w:hint="eastAsia"/>
          <w:sz w:val="24"/>
          <w:szCs w:val="24"/>
        </w:rPr>
        <w:t>“</w:t>
      </w:r>
      <w:r>
        <w:rPr>
          <w:rFonts w:ascii="宋体" w:hAnsi="宋体"/>
          <w:sz w:val="24"/>
          <w:szCs w:val="24"/>
        </w:rPr>
        <w:t>***</w:t>
      </w:r>
      <w:r>
        <w:rPr>
          <w:rFonts w:ascii="宋体" w:hAnsi="宋体" w:hint="eastAsia"/>
          <w:sz w:val="24"/>
          <w:szCs w:val="24"/>
        </w:rPr>
        <w:t>（姓名），您的退休待遇</w:t>
      </w:r>
      <w:r>
        <w:rPr>
          <w:rFonts w:ascii="宋体" w:hAnsi="宋体"/>
          <w:sz w:val="24"/>
          <w:szCs w:val="24"/>
        </w:rPr>
        <w:t>于****年**月</w:t>
      </w:r>
      <w:r>
        <w:rPr>
          <w:rFonts w:ascii="宋体" w:hAnsi="宋体" w:hint="eastAsia"/>
          <w:sz w:val="24"/>
          <w:szCs w:val="24"/>
        </w:rPr>
        <w:t>办理完毕，基本养老金</w:t>
      </w:r>
      <w:r>
        <w:rPr>
          <w:rFonts w:ascii="宋体" w:hAnsi="宋体"/>
          <w:sz w:val="24"/>
          <w:szCs w:val="24"/>
        </w:rPr>
        <w:t>*</w:t>
      </w:r>
      <w:r>
        <w:rPr>
          <w:rFonts w:ascii="宋体" w:hAnsi="宋体" w:hint="eastAsia"/>
          <w:sz w:val="24"/>
          <w:szCs w:val="24"/>
        </w:rPr>
        <w:t>元，职业年金待遇</w:t>
      </w:r>
      <w:r>
        <w:rPr>
          <w:rFonts w:ascii="宋体" w:hAnsi="宋体"/>
          <w:sz w:val="24"/>
          <w:szCs w:val="24"/>
        </w:rPr>
        <w:t>*</w:t>
      </w:r>
      <w:r>
        <w:rPr>
          <w:rFonts w:ascii="宋体" w:hAnsi="宋体" w:hint="eastAsia"/>
          <w:sz w:val="24"/>
          <w:szCs w:val="24"/>
        </w:rPr>
        <w:t>元；含补发金额，</w:t>
      </w:r>
      <w:r>
        <w:rPr>
          <w:rFonts w:ascii="宋体" w:hAnsi="宋体"/>
          <w:sz w:val="24"/>
          <w:szCs w:val="24"/>
        </w:rPr>
        <w:t>*月</w:t>
      </w:r>
      <w:r>
        <w:rPr>
          <w:rFonts w:ascii="宋体" w:hAnsi="宋体" w:hint="eastAsia"/>
          <w:sz w:val="24"/>
          <w:szCs w:val="24"/>
        </w:rPr>
        <w:t>发放基本养老金</w:t>
      </w:r>
      <w:r>
        <w:rPr>
          <w:rFonts w:ascii="宋体" w:hAnsi="宋体"/>
          <w:sz w:val="24"/>
          <w:szCs w:val="24"/>
        </w:rPr>
        <w:t>*</w:t>
      </w:r>
      <w:r>
        <w:rPr>
          <w:rFonts w:ascii="宋体" w:hAnsi="宋体" w:hint="eastAsia"/>
          <w:sz w:val="24"/>
          <w:szCs w:val="24"/>
        </w:rPr>
        <w:t>元，职业年金待遇</w:t>
      </w:r>
      <w:r>
        <w:rPr>
          <w:rFonts w:ascii="宋体" w:hAnsi="宋体"/>
          <w:sz w:val="24"/>
          <w:szCs w:val="24"/>
        </w:rPr>
        <w:t>*</w:t>
      </w:r>
      <w:r>
        <w:rPr>
          <w:rFonts w:ascii="宋体" w:hAnsi="宋体" w:hint="eastAsia"/>
          <w:sz w:val="24"/>
          <w:szCs w:val="24"/>
        </w:rPr>
        <w:t>元</w:t>
      </w:r>
      <w:r>
        <w:rPr>
          <w:rFonts w:ascii="宋体" w:hAnsi="宋体"/>
          <w:sz w:val="24"/>
          <w:szCs w:val="24"/>
        </w:rPr>
        <w:t>。</w:t>
      </w:r>
      <w:r>
        <w:rPr>
          <w:rFonts w:ascii="宋体" w:hAnsi="宋体" w:hint="eastAsia"/>
          <w:sz w:val="24"/>
          <w:szCs w:val="24"/>
        </w:rPr>
        <w:t>次月恢复正常发放金额</w:t>
      </w:r>
      <w:r>
        <w:rPr>
          <w:rFonts w:ascii="宋体" w:hAnsi="宋体"/>
          <w:sz w:val="24"/>
          <w:szCs w:val="24"/>
        </w:rPr>
        <w:t>”</w:t>
      </w:r>
      <w:r>
        <w:rPr>
          <w:rFonts w:ascii="宋体" w:hAnsi="宋体" w:hint="eastAsia"/>
          <w:sz w:val="24"/>
          <w:szCs w:val="24"/>
        </w:rPr>
        <w:t>（有发放职业年金的，有补发的信息格式）</w:t>
      </w:r>
    </w:p>
    <w:p w14:paraId="5C69EC91" w14:textId="77777777" w:rsidR="006E3730" w:rsidRDefault="006E3730" w:rsidP="006E3730">
      <w:pPr>
        <w:spacing w:line="360" w:lineRule="auto"/>
        <w:ind w:firstLine="500"/>
        <w:rPr>
          <w:rFonts w:ascii="宋体" w:hAnsi="宋体"/>
          <w:b/>
          <w:sz w:val="24"/>
          <w:szCs w:val="24"/>
        </w:rPr>
      </w:pPr>
      <w:r>
        <w:rPr>
          <w:rFonts w:ascii="宋体" w:hAnsi="宋体"/>
          <w:b/>
          <w:sz w:val="24"/>
          <w:szCs w:val="24"/>
        </w:rPr>
        <w:t>反馈表单</w:t>
      </w:r>
    </w:p>
    <w:p w14:paraId="66A57048" w14:textId="77777777" w:rsidR="006E3730" w:rsidRDefault="006E3730" w:rsidP="006E3730">
      <w:pPr>
        <w:spacing w:line="360" w:lineRule="auto"/>
        <w:ind w:firstLine="420"/>
        <w:rPr>
          <w:rFonts w:ascii="宋体" w:hAnsi="宋体"/>
          <w:sz w:val="24"/>
          <w:szCs w:val="24"/>
        </w:rPr>
      </w:pPr>
      <w:r>
        <w:rPr>
          <w:rFonts w:ascii="宋体" w:hAnsi="宋体" w:hint="eastAsia"/>
          <w:sz w:val="24"/>
          <w:szCs w:val="24"/>
        </w:rPr>
        <w:t>《机关事业单位基本养老保险参保人员基本养老金计发表</w:t>
      </w:r>
      <w:r>
        <w:rPr>
          <w:rFonts w:ascii="宋体" w:hAnsi="宋体"/>
          <w:sz w:val="24"/>
          <w:szCs w:val="24"/>
        </w:rPr>
        <w:t>》</w:t>
      </w:r>
      <w:r>
        <w:rPr>
          <w:rFonts w:ascii="宋体" w:hAnsi="宋体" w:hint="eastAsia"/>
          <w:sz w:val="24"/>
          <w:szCs w:val="24"/>
        </w:rPr>
        <w:t>；</w:t>
      </w:r>
    </w:p>
    <w:p w14:paraId="73D172CA" w14:textId="77777777" w:rsidR="006E3730" w:rsidRDefault="006E3730" w:rsidP="006E3730">
      <w:pPr>
        <w:spacing w:line="360" w:lineRule="auto"/>
        <w:ind w:firstLine="420"/>
        <w:rPr>
          <w:rFonts w:ascii="宋体" w:hAnsi="宋体"/>
          <w:color w:val="FF0000"/>
          <w:sz w:val="24"/>
          <w:szCs w:val="24"/>
        </w:rPr>
      </w:pPr>
      <w:r>
        <w:rPr>
          <w:rFonts w:ascii="宋体" w:hAnsi="宋体" w:hint="eastAsia"/>
          <w:color w:val="FF0000"/>
          <w:sz w:val="24"/>
          <w:szCs w:val="24"/>
        </w:rPr>
        <w:t>《机关事业单位基本养老保险参保人员</w:t>
      </w:r>
      <w:r>
        <w:rPr>
          <w:rFonts w:ascii="宋体" w:hAnsi="宋体" w:hint="eastAsia"/>
          <w:bCs/>
          <w:color w:val="FF0000"/>
          <w:sz w:val="24"/>
          <w:szCs w:val="24"/>
        </w:rPr>
        <w:t>未缴费情况告知单</w:t>
      </w:r>
      <w:r>
        <w:rPr>
          <w:rFonts w:ascii="宋体" w:hAnsi="宋体" w:hint="eastAsia"/>
          <w:color w:val="FF0000"/>
          <w:sz w:val="24"/>
          <w:szCs w:val="24"/>
        </w:rPr>
        <w:t>》。</w:t>
      </w:r>
    </w:p>
    <w:p w14:paraId="452D9A28" w14:textId="77777777" w:rsidR="006E3730" w:rsidRDefault="006E3730" w:rsidP="006E3730">
      <w:pPr>
        <w:spacing w:line="360" w:lineRule="auto"/>
        <w:ind w:firstLine="420"/>
        <w:rPr>
          <w:rFonts w:ascii="宋体" w:hAnsi="宋体"/>
          <w:color w:val="FF0000"/>
          <w:sz w:val="24"/>
          <w:szCs w:val="24"/>
        </w:rPr>
      </w:pPr>
      <w:r>
        <w:rPr>
          <w:rFonts w:ascii="宋体" w:hAnsi="宋体" w:hint="eastAsia"/>
          <w:sz w:val="24"/>
          <w:szCs w:val="24"/>
        </w:rPr>
        <w:t>表单可通过线上自主查询打印，加盖电子业务章。</w:t>
      </w:r>
      <w:r>
        <w:rPr>
          <w:rFonts w:ascii="宋体" w:hAnsi="宋体" w:hint="eastAsia"/>
          <w:color w:val="FF0000"/>
          <w:sz w:val="24"/>
          <w:szCs w:val="24"/>
        </w:rPr>
        <w:t>（允许其他经办机构打印非本经办机构机构的计发表）</w:t>
      </w:r>
    </w:p>
    <w:p w14:paraId="017FC43B" w14:textId="77777777" w:rsidR="006E3730" w:rsidRPr="006E3730" w:rsidRDefault="006E3730" w:rsidP="006E3730">
      <w:pPr>
        <w:spacing w:line="360" w:lineRule="auto"/>
        <w:ind w:firstLine="500"/>
        <w:rPr>
          <w:rFonts w:ascii="宋体" w:hAnsi="宋体"/>
          <w:sz w:val="24"/>
          <w:szCs w:val="24"/>
        </w:rPr>
      </w:pPr>
    </w:p>
    <w:p w14:paraId="1D97BACA" w14:textId="77777777" w:rsidR="00553DD4" w:rsidRPr="006E3730" w:rsidRDefault="00553DD4">
      <w:pPr>
        <w:spacing w:line="360" w:lineRule="auto"/>
        <w:rPr>
          <w:rFonts w:ascii="仿宋" w:eastAsia="仿宋" w:hAnsi="仿宋"/>
          <w:bCs/>
          <w:i/>
          <w:iCs/>
          <w:color w:val="FF0000"/>
          <w:sz w:val="24"/>
          <w:szCs w:val="24"/>
        </w:rPr>
      </w:pPr>
    </w:p>
    <w:p w14:paraId="60E5A96E" w14:textId="77777777" w:rsidR="00B0773E" w:rsidRDefault="00297D66" w:rsidP="00B0773E">
      <w:pPr>
        <w:pStyle w:val="a5"/>
        <w:textAlignment w:val="center"/>
        <w:rPr>
          <w:rFonts w:ascii="宋体" w:eastAsia="宋体" w:hAnsi="宋体"/>
          <w:b/>
          <w:sz w:val="32"/>
          <w:szCs w:val="32"/>
        </w:rPr>
      </w:pPr>
      <w:r>
        <w:rPr>
          <w:rFonts w:ascii="宋体" w:eastAsia="宋体" w:hAnsi="宋体" w:hint="eastAsia"/>
          <w:b/>
          <w:sz w:val="32"/>
          <w:szCs w:val="32"/>
        </w:rPr>
        <w:t>九</w:t>
      </w:r>
      <w:r w:rsidR="00B0773E">
        <w:rPr>
          <w:rFonts w:ascii="宋体" w:eastAsia="宋体" w:hAnsi="宋体" w:hint="eastAsia"/>
          <w:b/>
          <w:sz w:val="32"/>
          <w:szCs w:val="32"/>
        </w:rPr>
        <w:t>、</w:t>
      </w:r>
      <w:r w:rsidR="00DE5586">
        <w:rPr>
          <w:rFonts w:ascii="宋体" w:eastAsia="宋体" w:hAnsi="宋体" w:hint="eastAsia"/>
          <w:b/>
          <w:sz w:val="32"/>
          <w:szCs w:val="32"/>
        </w:rPr>
        <w:t>需求分析</w:t>
      </w:r>
    </w:p>
    <w:p w14:paraId="65A1C254" w14:textId="77777777" w:rsidR="00DE5586" w:rsidRPr="00BC7899" w:rsidRDefault="00E21759" w:rsidP="00BC7899">
      <w:pPr>
        <w:pStyle w:val="1"/>
        <w:rPr>
          <w:b w:val="0"/>
        </w:rPr>
      </w:pPr>
      <w:r>
        <w:rPr>
          <w:rFonts w:hint="eastAsia"/>
        </w:rPr>
        <w:t>（一）</w:t>
      </w:r>
      <w:r w:rsidR="00BC7899">
        <w:rPr>
          <w:rFonts w:hint="eastAsia"/>
        </w:rPr>
        <w:t>业务功能描述</w:t>
      </w:r>
    </w:p>
    <w:p w14:paraId="09A8FF1D" w14:textId="77777777" w:rsidR="006E3730" w:rsidRDefault="006E3730" w:rsidP="006E3730">
      <w:pPr>
        <w:spacing w:line="360" w:lineRule="auto"/>
        <w:ind w:firstLine="500"/>
        <w:rPr>
          <w:rFonts w:ascii="宋体" w:hAnsi="宋体"/>
          <w:bCs/>
          <w:szCs w:val="28"/>
        </w:rPr>
      </w:pPr>
      <w:r>
        <w:rPr>
          <w:rFonts w:ascii="宋体" w:hAnsi="宋体" w:hint="eastAsia"/>
          <w:bCs/>
          <w:szCs w:val="28"/>
        </w:rPr>
        <w:t xml:space="preserve">该事项适用于改革后（2014年10月1日起）在职参保人员获批退休后，满足待遇申领计算条件时，在此核定应领取的退休待遇，并生成《机关事业单位基本养老保险参保人员基本养老金计发表》 </w:t>
      </w:r>
    </w:p>
    <w:p w14:paraId="334FB2E9" w14:textId="77777777" w:rsidR="006E3730" w:rsidRDefault="006E3730" w:rsidP="006E3730">
      <w:pPr>
        <w:spacing w:line="360" w:lineRule="auto"/>
        <w:ind w:firstLine="500"/>
        <w:rPr>
          <w:rFonts w:ascii="宋体" w:hAnsi="宋体"/>
          <w:bCs/>
          <w:szCs w:val="28"/>
        </w:rPr>
      </w:pPr>
      <w:r>
        <w:rPr>
          <w:rFonts w:ascii="宋体" w:hAnsi="宋体" w:hint="eastAsia"/>
          <w:bCs/>
          <w:szCs w:val="28"/>
        </w:rPr>
        <w:t>按退休的时间分成两类人员计算：</w:t>
      </w:r>
    </w:p>
    <w:p w14:paraId="138F510A" w14:textId="77777777" w:rsidR="006E3730" w:rsidRDefault="006E3730" w:rsidP="006E3730">
      <w:pPr>
        <w:numPr>
          <w:ilvl w:val="0"/>
          <w:numId w:val="3"/>
        </w:numPr>
        <w:spacing w:line="360" w:lineRule="auto"/>
        <w:ind w:firstLine="500"/>
        <w:rPr>
          <w:rFonts w:ascii="宋体" w:hAnsi="宋体"/>
          <w:bCs/>
          <w:szCs w:val="28"/>
        </w:rPr>
      </w:pPr>
      <w:r>
        <w:rPr>
          <w:rFonts w:ascii="宋体" w:hAnsi="宋体" w:hint="eastAsia"/>
          <w:bCs/>
          <w:szCs w:val="28"/>
        </w:rPr>
        <w:t>①2014年10月1日至2024年9月30日（简称：</w:t>
      </w:r>
      <w:r>
        <w:rPr>
          <w:rFonts w:ascii="宋体" w:hAnsi="宋体" w:hint="eastAsia"/>
          <w:bCs/>
          <w:color w:val="FF0000"/>
          <w:szCs w:val="28"/>
        </w:rPr>
        <w:t>过渡期</w:t>
      </w:r>
      <w:r>
        <w:rPr>
          <w:rFonts w:ascii="宋体" w:hAnsi="宋体" w:hint="eastAsia"/>
          <w:bCs/>
          <w:szCs w:val="28"/>
        </w:rPr>
        <w:t>，下同）内退休的参保人员，分别计算老办法待遇和新办法待遇（</w:t>
      </w:r>
      <w:r>
        <w:rPr>
          <w:rFonts w:ascii="宋体" w:hAnsi="宋体" w:hint="eastAsia"/>
          <w:bCs/>
          <w:color w:val="FF0000"/>
          <w:szCs w:val="28"/>
        </w:rPr>
        <w:t>若基本养老保险或者职业年金不满足计算条件的，可先按老办法待遇预发养老待遇，不予计算新办法待遇</w:t>
      </w:r>
      <w:r>
        <w:rPr>
          <w:rFonts w:ascii="宋体" w:hAnsi="宋体" w:hint="eastAsia"/>
          <w:bCs/>
          <w:szCs w:val="28"/>
        </w:rPr>
        <w:t>，新办法含养老金待遇和职业年</w:t>
      </w:r>
      <w:r>
        <w:rPr>
          <w:rFonts w:ascii="宋体" w:hAnsi="宋体" w:hint="eastAsia"/>
          <w:bCs/>
          <w:szCs w:val="28"/>
        </w:rPr>
        <w:lastRenderedPageBreak/>
        <w:t>金待遇，模块同时关联职业年金按月领取、机关事业单位视同缴费年限个人缴费部分一次性退还、统筹外待遇领取模块），生成最终待遇。其养老金待遇实行新老待遇计发办法对比，保低限高，即：新办法（含职业年金待遇）计发待遇低于老办法待遇标准的，按老办法待遇标准发放，保持待遇不降低；高于老办法待遇标准的，超出部分，根据退休年度对应的计发比例。</w:t>
      </w:r>
    </w:p>
    <w:p w14:paraId="7C24AF8A" w14:textId="77777777" w:rsidR="006E3730" w:rsidRDefault="006E3730" w:rsidP="006E3730">
      <w:pPr>
        <w:spacing w:line="360" w:lineRule="auto"/>
        <w:rPr>
          <w:rFonts w:ascii="宋体" w:hAnsi="宋体"/>
          <w:bCs/>
          <w:szCs w:val="28"/>
        </w:rPr>
      </w:pPr>
      <w:r>
        <w:rPr>
          <w:rFonts w:ascii="宋体" w:hAnsi="宋体" w:hint="eastAsia"/>
          <w:bCs/>
          <w:szCs w:val="28"/>
        </w:rPr>
        <w:t>老办法=(</w:t>
      </w:r>
      <w:r>
        <w:rPr>
          <w:rFonts w:ascii="宋体" w:hAnsi="宋体"/>
          <w:bCs/>
          <w:szCs w:val="28"/>
        </w:rPr>
        <w:t>基本退休费＋生活补贴)×</w:t>
      </w:r>
      <w:r>
        <w:rPr>
          <w:rFonts w:ascii="宋体" w:hAnsi="宋体" w:hint="eastAsia"/>
          <w:bCs/>
          <w:szCs w:val="28"/>
        </w:rPr>
        <w:t xml:space="preserve">Π </w:t>
      </w:r>
      <w:r>
        <w:rPr>
          <w:rFonts w:ascii="宋体" w:hAnsi="宋体"/>
          <w:bCs/>
          <w:szCs w:val="28"/>
        </w:rPr>
        <w:t>(1+</w:t>
      </w:r>
      <w:r>
        <w:rPr>
          <w:rFonts w:ascii="宋体" w:hAnsi="宋体" w:hint="eastAsia"/>
          <w:bCs/>
          <w:szCs w:val="28"/>
        </w:rPr>
        <w:t>G</w:t>
      </w:r>
      <w:r>
        <w:rPr>
          <w:rFonts w:ascii="宋体" w:hAnsi="宋体"/>
          <w:bCs/>
          <w:szCs w:val="28"/>
          <w:vertAlign w:val="subscript"/>
        </w:rPr>
        <w:t>增长率</w:t>
      </w:r>
      <w:r>
        <w:rPr>
          <w:rFonts w:ascii="宋体" w:hAnsi="宋体"/>
          <w:bCs/>
          <w:szCs w:val="28"/>
        </w:rPr>
        <w:t>)</w:t>
      </w:r>
    </w:p>
    <w:p w14:paraId="266F4934" w14:textId="77777777" w:rsidR="006E3730" w:rsidRDefault="006E3730" w:rsidP="006E3730">
      <w:pPr>
        <w:spacing w:line="360" w:lineRule="auto"/>
        <w:ind w:firstLine="500"/>
        <w:rPr>
          <w:rFonts w:ascii="宋体" w:hAnsi="宋体"/>
          <w:bCs/>
          <w:szCs w:val="28"/>
        </w:rPr>
      </w:pPr>
      <w:r>
        <w:rPr>
          <w:rFonts w:ascii="宋体" w:hAnsi="宋体" w:hint="eastAsia"/>
          <w:bCs/>
          <w:szCs w:val="28"/>
        </w:rPr>
        <w:t>新办法=</w:t>
      </w:r>
      <w:r>
        <w:rPr>
          <w:rFonts w:ascii="宋体" w:hAnsi="宋体"/>
          <w:bCs/>
          <w:szCs w:val="28"/>
        </w:rPr>
        <w:t>基础养老金＋个人账户养老金＋过渡性养老金＋职业年金</w:t>
      </w:r>
    </w:p>
    <w:p w14:paraId="16582456" w14:textId="77777777" w:rsidR="006E3730" w:rsidRDefault="006E3730" w:rsidP="006E3730">
      <w:pPr>
        <w:spacing w:line="360" w:lineRule="auto"/>
        <w:ind w:firstLine="500"/>
        <w:rPr>
          <w:rFonts w:ascii="宋体" w:hAnsi="宋体"/>
          <w:bCs/>
          <w:szCs w:val="28"/>
        </w:rPr>
      </w:pPr>
      <w:r>
        <w:rPr>
          <w:rFonts w:ascii="宋体" w:hAnsi="宋体" w:hint="eastAsia"/>
          <w:bCs/>
          <w:szCs w:val="28"/>
        </w:rPr>
        <w:t>即待遇：1.老办法待遇                    新办法≤老办法</w:t>
      </w:r>
    </w:p>
    <w:p w14:paraId="4E76C5EB" w14:textId="77777777" w:rsidR="006E3730" w:rsidRDefault="006E3730" w:rsidP="006E3730">
      <w:pPr>
        <w:spacing w:line="360" w:lineRule="auto"/>
        <w:ind w:firstLine="500"/>
        <w:rPr>
          <w:rFonts w:ascii="宋体" w:hAnsi="宋体"/>
          <w:bCs/>
          <w:szCs w:val="28"/>
        </w:rPr>
      </w:pPr>
      <w:r>
        <w:rPr>
          <w:rFonts w:ascii="宋体" w:hAnsi="宋体" w:hint="eastAsia"/>
          <w:bCs/>
          <w:szCs w:val="28"/>
        </w:rPr>
        <w:t xml:space="preserve">        2.老办法待遇+超出部分×计发比例 新办法＞老办法</w:t>
      </w:r>
      <w:r>
        <w:rPr>
          <w:rFonts w:ascii="宋体" w:hAnsi="宋体" w:hint="eastAsia"/>
          <w:bCs/>
          <w:color w:val="FF0000"/>
          <w:szCs w:val="28"/>
        </w:rPr>
        <w:t>其中，2019年1月至2024年9月30日期间退休的人员（视同缴费指数≥1的退休人员），还需根据闽人社文〔2019〕236号计算确认最终的养老待遇；</w:t>
      </w:r>
    </w:p>
    <w:p w14:paraId="3D939792" w14:textId="77777777" w:rsidR="006E3730" w:rsidRPr="00413B3A" w:rsidRDefault="006E3730" w:rsidP="006E3730">
      <w:pPr>
        <w:spacing w:line="360" w:lineRule="auto"/>
        <w:ind w:firstLineChars="200" w:firstLine="560"/>
        <w:rPr>
          <w:rFonts w:ascii="宋体" w:hAnsi="宋体"/>
          <w:bCs/>
          <w:iCs/>
          <w:szCs w:val="28"/>
        </w:rPr>
      </w:pPr>
      <w:r>
        <w:rPr>
          <w:rFonts w:ascii="宋体" w:hAnsi="宋体" w:hint="eastAsia"/>
          <w:bCs/>
          <w:szCs w:val="28"/>
        </w:rPr>
        <w:t>②2024年10月1日起退休的参保人员，核定新办法待遇（新办法待遇含养老金待遇和职业年金待遇，模块同时关联职业年金按月领取、机关事业单位视同缴费年限个人缴费部分一次性退还、统筹外待遇领取模块。</w:t>
      </w:r>
    </w:p>
    <w:p w14:paraId="622A95A7" w14:textId="77777777" w:rsidR="000F3787" w:rsidRDefault="000F3787" w:rsidP="00636345">
      <w:pPr>
        <w:pStyle w:val="1"/>
      </w:pPr>
      <w:r>
        <w:rPr>
          <w:rFonts w:hint="eastAsia"/>
        </w:rPr>
        <w:t>（二）业务流程图</w:t>
      </w:r>
    </w:p>
    <w:p w14:paraId="16BC0ACD" w14:textId="77777777" w:rsidR="000F3787" w:rsidRDefault="000B0F8F">
      <w:pPr>
        <w:spacing w:line="360" w:lineRule="auto"/>
        <w:rPr>
          <w:rFonts w:ascii="仿宋" w:eastAsia="仿宋" w:hAnsi="仿宋"/>
          <w:bCs/>
          <w:iCs/>
          <w:sz w:val="24"/>
          <w:szCs w:val="24"/>
        </w:rPr>
      </w:pPr>
      <w:r>
        <w:object w:dxaOrig="9976" w:dyaOrig="18361" w14:anchorId="08D198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8.25pt;height:697.45pt" o:ole="">
            <v:imagedata r:id="rId18" o:title=""/>
          </v:shape>
          <o:OLEObject Type="Embed" ProgID="Visio.Drawing.15" ShapeID="_x0000_i1025" DrawAspect="Content" ObjectID="_1778685653" r:id="rId19"/>
        </w:object>
      </w:r>
    </w:p>
    <w:p w14:paraId="46F719DD" w14:textId="77777777" w:rsidR="007376EE" w:rsidRPr="00636345" w:rsidRDefault="007376EE" w:rsidP="00A32CC7">
      <w:pPr>
        <w:pStyle w:val="1"/>
      </w:pPr>
      <w:r>
        <w:rPr>
          <w:rFonts w:hint="eastAsia"/>
        </w:rPr>
        <w:lastRenderedPageBreak/>
        <w:t>（三）</w:t>
      </w:r>
      <w:r w:rsidR="001F3089" w:rsidRPr="001F3089">
        <w:rPr>
          <w:rFonts w:hint="eastAsia"/>
        </w:rPr>
        <w:t>业务单元详细步骤说明</w:t>
      </w:r>
    </w:p>
    <w:tbl>
      <w:tblPr>
        <w:tblW w:w="9735"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80"/>
        <w:gridCol w:w="1799"/>
        <w:gridCol w:w="6856"/>
      </w:tblGrid>
      <w:tr w:rsidR="00B97BAA" w14:paraId="14693AC2" w14:textId="77777777" w:rsidTr="00727A74">
        <w:tc>
          <w:tcPr>
            <w:tcW w:w="1080" w:type="dxa"/>
            <w:tcBorders>
              <w:top w:val="single" w:sz="4" w:space="0" w:color="auto"/>
              <w:left w:val="single" w:sz="4" w:space="0" w:color="auto"/>
              <w:bottom w:val="single" w:sz="4" w:space="0" w:color="auto"/>
              <w:right w:val="single" w:sz="4" w:space="0" w:color="auto"/>
            </w:tcBorders>
            <w:shd w:val="clear" w:color="auto" w:fill="B3B3B3"/>
            <w:vAlign w:val="center"/>
            <w:hideMark/>
          </w:tcPr>
          <w:p w14:paraId="10A80064" w14:textId="77777777" w:rsidR="00B97BAA" w:rsidRDefault="00B97BAA" w:rsidP="00727A74">
            <w:pPr>
              <w:jc w:val="center"/>
            </w:pPr>
            <w:r>
              <w:rPr>
                <w:rFonts w:hint="eastAsia"/>
              </w:rPr>
              <w:t>序号</w:t>
            </w:r>
          </w:p>
        </w:tc>
        <w:tc>
          <w:tcPr>
            <w:tcW w:w="1799" w:type="dxa"/>
            <w:tcBorders>
              <w:top w:val="single" w:sz="4" w:space="0" w:color="auto"/>
              <w:left w:val="single" w:sz="4" w:space="0" w:color="auto"/>
              <w:bottom w:val="single" w:sz="4" w:space="0" w:color="auto"/>
              <w:right w:val="single" w:sz="4" w:space="0" w:color="auto"/>
            </w:tcBorders>
            <w:shd w:val="clear" w:color="auto" w:fill="B3B3B3"/>
            <w:vAlign w:val="center"/>
            <w:hideMark/>
          </w:tcPr>
          <w:p w14:paraId="1823AC49" w14:textId="77777777" w:rsidR="00B97BAA" w:rsidRDefault="00B97BAA" w:rsidP="00727A74">
            <w:pPr>
              <w:jc w:val="center"/>
            </w:pPr>
            <w:r>
              <w:rPr>
                <w:rFonts w:hint="eastAsia"/>
              </w:rPr>
              <w:t>业务步骤</w:t>
            </w:r>
          </w:p>
        </w:tc>
        <w:tc>
          <w:tcPr>
            <w:tcW w:w="6856" w:type="dxa"/>
            <w:tcBorders>
              <w:top w:val="single" w:sz="4" w:space="0" w:color="auto"/>
              <w:left w:val="single" w:sz="4" w:space="0" w:color="auto"/>
              <w:bottom w:val="single" w:sz="4" w:space="0" w:color="auto"/>
              <w:right w:val="single" w:sz="4" w:space="0" w:color="auto"/>
            </w:tcBorders>
            <w:shd w:val="clear" w:color="auto" w:fill="B3B3B3"/>
            <w:vAlign w:val="center"/>
            <w:hideMark/>
          </w:tcPr>
          <w:p w14:paraId="2B952996" w14:textId="77777777" w:rsidR="00B97BAA" w:rsidRDefault="00B97BAA" w:rsidP="00727A74">
            <w:pPr>
              <w:jc w:val="center"/>
            </w:pPr>
            <w:r>
              <w:rPr>
                <w:rFonts w:hint="eastAsia"/>
              </w:rPr>
              <w:t>业务步骤描述</w:t>
            </w:r>
          </w:p>
        </w:tc>
      </w:tr>
      <w:tr w:rsidR="00B97BAA" w14:paraId="6B5D4C1A" w14:textId="77777777" w:rsidTr="00727A74">
        <w:tc>
          <w:tcPr>
            <w:tcW w:w="1080" w:type="dxa"/>
            <w:tcBorders>
              <w:top w:val="single" w:sz="4" w:space="0" w:color="auto"/>
              <w:left w:val="single" w:sz="4" w:space="0" w:color="auto"/>
              <w:bottom w:val="single" w:sz="4" w:space="0" w:color="auto"/>
              <w:right w:val="single" w:sz="4" w:space="0" w:color="auto"/>
            </w:tcBorders>
            <w:shd w:val="clear" w:color="auto" w:fill="FFFFFF"/>
            <w:vAlign w:val="center"/>
          </w:tcPr>
          <w:p w14:paraId="23FFE118" w14:textId="77777777" w:rsidR="00B97BAA" w:rsidRPr="0016674A" w:rsidRDefault="00B97BAA" w:rsidP="00727A74">
            <w:pPr>
              <w:spacing w:line="360" w:lineRule="auto"/>
              <w:jc w:val="center"/>
            </w:pPr>
            <w:r w:rsidRPr="0016674A">
              <w:t>1</w:t>
            </w:r>
          </w:p>
        </w:tc>
        <w:tc>
          <w:tcPr>
            <w:tcW w:w="1799" w:type="dxa"/>
            <w:tcBorders>
              <w:top w:val="single" w:sz="4" w:space="0" w:color="auto"/>
              <w:left w:val="single" w:sz="4" w:space="0" w:color="auto"/>
              <w:bottom w:val="single" w:sz="4" w:space="0" w:color="auto"/>
              <w:right w:val="single" w:sz="4" w:space="0" w:color="auto"/>
            </w:tcBorders>
            <w:vAlign w:val="center"/>
          </w:tcPr>
          <w:p w14:paraId="2A6B2D89" w14:textId="77777777" w:rsidR="00B97BAA" w:rsidRPr="00AE2DE8" w:rsidRDefault="006E3730" w:rsidP="00727A74">
            <w:pPr>
              <w:spacing w:line="360" w:lineRule="auto"/>
            </w:pPr>
            <w:r>
              <w:rPr>
                <w:rFonts w:hint="eastAsia"/>
              </w:rPr>
              <w:t>预审</w:t>
            </w:r>
          </w:p>
        </w:tc>
        <w:tc>
          <w:tcPr>
            <w:tcW w:w="6856" w:type="dxa"/>
            <w:tcBorders>
              <w:top w:val="single" w:sz="4" w:space="0" w:color="auto"/>
              <w:left w:val="single" w:sz="4" w:space="0" w:color="auto"/>
              <w:bottom w:val="single" w:sz="4" w:space="0" w:color="auto"/>
              <w:right w:val="single" w:sz="4" w:space="0" w:color="auto"/>
            </w:tcBorders>
            <w:vAlign w:val="center"/>
          </w:tcPr>
          <w:p w14:paraId="6CBEB61C" w14:textId="77777777" w:rsidR="00B97BAA" w:rsidRPr="0016674A" w:rsidRDefault="006E3730" w:rsidP="006E3730">
            <w:pPr>
              <w:spacing w:line="360" w:lineRule="auto"/>
              <w:rPr>
                <w:rFonts w:ascii="宋体" w:hAnsi="宋体" w:cs="宋体"/>
                <w:color w:val="000000"/>
              </w:rPr>
            </w:pPr>
            <w:r w:rsidRPr="006E3730">
              <w:rPr>
                <w:rFonts w:ascii="宋体" w:hAnsi="宋体" w:cs="宋体" w:hint="eastAsia"/>
                <w:color w:val="000000"/>
              </w:rPr>
              <w:t>部分地市存在预审岗的情况，存在未交保费的区间，可在系统内对该人员备注，并根据实际情况注明需办理转入（或漏缴保费）、非编期间确实未交或编内期间漏缴等。</w:t>
            </w:r>
          </w:p>
        </w:tc>
      </w:tr>
      <w:tr w:rsidR="00B97BAA" w14:paraId="09EB8336" w14:textId="77777777" w:rsidTr="00727A74">
        <w:tc>
          <w:tcPr>
            <w:tcW w:w="1080" w:type="dxa"/>
            <w:tcBorders>
              <w:top w:val="single" w:sz="4" w:space="0" w:color="auto"/>
              <w:left w:val="single" w:sz="4" w:space="0" w:color="auto"/>
              <w:bottom w:val="single" w:sz="4" w:space="0" w:color="auto"/>
              <w:right w:val="single" w:sz="4" w:space="0" w:color="auto"/>
            </w:tcBorders>
            <w:shd w:val="clear" w:color="auto" w:fill="FFFFFF"/>
            <w:vAlign w:val="center"/>
          </w:tcPr>
          <w:p w14:paraId="753D6C11" w14:textId="77777777" w:rsidR="00B97BAA" w:rsidRPr="0016674A" w:rsidRDefault="00B97BAA" w:rsidP="00727A74">
            <w:pPr>
              <w:spacing w:line="360" w:lineRule="auto"/>
              <w:jc w:val="center"/>
            </w:pPr>
            <w:r w:rsidRPr="0016674A">
              <w:t>2</w:t>
            </w:r>
          </w:p>
        </w:tc>
        <w:tc>
          <w:tcPr>
            <w:tcW w:w="1799" w:type="dxa"/>
            <w:tcBorders>
              <w:top w:val="single" w:sz="4" w:space="0" w:color="auto"/>
              <w:left w:val="single" w:sz="4" w:space="0" w:color="auto"/>
              <w:bottom w:val="single" w:sz="4" w:space="0" w:color="auto"/>
              <w:right w:val="single" w:sz="4" w:space="0" w:color="auto"/>
            </w:tcBorders>
            <w:vAlign w:val="center"/>
          </w:tcPr>
          <w:p w14:paraId="5067B44C" w14:textId="77777777" w:rsidR="00B97BAA" w:rsidRPr="0016674A" w:rsidRDefault="006E3730" w:rsidP="00727A74">
            <w:pPr>
              <w:spacing w:line="360" w:lineRule="auto"/>
            </w:pPr>
            <w:r>
              <w:rPr>
                <w:rFonts w:hint="eastAsia"/>
              </w:rPr>
              <w:t>受理</w:t>
            </w:r>
          </w:p>
        </w:tc>
        <w:tc>
          <w:tcPr>
            <w:tcW w:w="6856" w:type="dxa"/>
            <w:tcBorders>
              <w:top w:val="single" w:sz="4" w:space="0" w:color="auto"/>
              <w:left w:val="single" w:sz="4" w:space="0" w:color="auto"/>
              <w:bottom w:val="single" w:sz="4" w:space="0" w:color="auto"/>
              <w:right w:val="single" w:sz="4" w:space="0" w:color="auto"/>
            </w:tcBorders>
            <w:vAlign w:val="center"/>
          </w:tcPr>
          <w:p w14:paraId="357CA5A5" w14:textId="77777777" w:rsidR="00B97BAA" w:rsidRPr="0016674A" w:rsidRDefault="006E3730" w:rsidP="00AE2DE8">
            <w:pPr>
              <w:spacing w:line="360" w:lineRule="auto"/>
              <w:rPr>
                <w:rFonts w:ascii="宋体" w:hAnsi="宋体" w:cs="宋体"/>
                <w:color w:val="000000"/>
              </w:rPr>
            </w:pPr>
            <w:r>
              <w:rPr>
                <w:rFonts w:ascii="宋体" w:hAnsi="宋体" w:cs="宋体" w:hint="eastAsia"/>
                <w:color w:val="000000"/>
              </w:rPr>
              <w:t>受理材料，如果有录入系统则做bcgh业务逻辑校验和业务协同校验</w:t>
            </w:r>
          </w:p>
        </w:tc>
      </w:tr>
      <w:tr w:rsidR="00B97BAA" w14:paraId="2DD6834E" w14:textId="77777777" w:rsidTr="00727A74">
        <w:tc>
          <w:tcPr>
            <w:tcW w:w="1080" w:type="dxa"/>
            <w:tcBorders>
              <w:top w:val="single" w:sz="4" w:space="0" w:color="auto"/>
              <w:left w:val="single" w:sz="4" w:space="0" w:color="auto"/>
              <w:bottom w:val="single" w:sz="4" w:space="0" w:color="auto"/>
              <w:right w:val="single" w:sz="4" w:space="0" w:color="auto"/>
            </w:tcBorders>
            <w:shd w:val="clear" w:color="auto" w:fill="FFFFFF"/>
            <w:vAlign w:val="center"/>
          </w:tcPr>
          <w:p w14:paraId="2B15610C" w14:textId="77777777" w:rsidR="00B97BAA" w:rsidRPr="0016674A" w:rsidRDefault="00B97BAA" w:rsidP="00727A74">
            <w:pPr>
              <w:spacing w:line="360" w:lineRule="auto"/>
              <w:jc w:val="center"/>
            </w:pPr>
            <w:r w:rsidRPr="0016674A">
              <w:t>3</w:t>
            </w:r>
          </w:p>
        </w:tc>
        <w:tc>
          <w:tcPr>
            <w:tcW w:w="1799" w:type="dxa"/>
            <w:tcBorders>
              <w:top w:val="single" w:sz="4" w:space="0" w:color="auto"/>
              <w:left w:val="single" w:sz="4" w:space="0" w:color="auto"/>
              <w:bottom w:val="single" w:sz="4" w:space="0" w:color="auto"/>
              <w:right w:val="single" w:sz="4" w:space="0" w:color="auto"/>
            </w:tcBorders>
            <w:vAlign w:val="center"/>
          </w:tcPr>
          <w:p w14:paraId="6E38C633" w14:textId="77777777" w:rsidR="00B97BAA" w:rsidRPr="0016674A" w:rsidRDefault="006E3730" w:rsidP="00727A74">
            <w:pPr>
              <w:spacing w:line="360" w:lineRule="auto"/>
            </w:pPr>
            <w:r>
              <w:rPr>
                <w:rFonts w:hint="eastAsia"/>
              </w:rPr>
              <w:t>经办（业务校验）</w:t>
            </w:r>
          </w:p>
        </w:tc>
        <w:tc>
          <w:tcPr>
            <w:tcW w:w="6856" w:type="dxa"/>
            <w:tcBorders>
              <w:top w:val="single" w:sz="4" w:space="0" w:color="auto"/>
              <w:left w:val="single" w:sz="4" w:space="0" w:color="auto"/>
              <w:bottom w:val="single" w:sz="4" w:space="0" w:color="auto"/>
              <w:right w:val="single" w:sz="4" w:space="0" w:color="auto"/>
            </w:tcBorders>
            <w:vAlign w:val="center"/>
          </w:tcPr>
          <w:p w14:paraId="13187F40" w14:textId="77777777" w:rsidR="00B97BAA" w:rsidRPr="0016674A" w:rsidRDefault="006E3730" w:rsidP="006E3730">
            <w:pPr>
              <w:spacing w:line="360" w:lineRule="auto"/>
              <w:rPr>
                <w:rFonts w:ascii="宋体" w:hAnsi="宋体" w:cs="宋体"/>
                <w:color w:val="000000"/>
              </w:rPr>
            </w:pPr>
            <w:r>
              <w:rPr>
                <w:rFonts w:ascii="宋体" w:hAnsi="宋体" w:cs="宋体" w:hint="eastAsia"/>
                <w:color w:val="000000"/>
              </w:rPr>
              <w:t>先做业务逻辑校验和业务协同校验</w:t>
            </w:r>
            <w:r w:rsidR="000B0F8F">
              <w:rPr>
                <w:rFonts w:ascii="宋体" w:hAnsi="宋体" w:cs="宋体" w:hint="eastAsia"/>
                <w:color w:val="000000"/>
              </w:rPr>
              <w:t>，详见五</w:t>
            </w:r>
          </w:p>
        </w:tc>
      </w:tr>
      <w:tr w:rsidR="006E3730" w14:paraId="4BBC03D2" w14:textId="77777777" w:rsidTr="00727A74">
        <w:tc>
          <w:tcPr>
            <w:tcW w:w="1080" w:type="dxa"/>
            <w:tcBorders>
              <w:top w:val="single" w:sz="4" w:space="0" w:color="auto"/>
              <w:left w:val="single" w:sz="4" w:space="0" w:color="auto"/>
              <w:bottom w:val="single" w:sz="4" w:space="0" w:color="auto"/>
              <w:right w:val="single" w:sz="4" w:space="0" w:color="auto"/>
            </w:tcBorders>
            <w:shd w:val="clear" w:color="auto" w:fill="FFFFFF"/>
            <w:vAlign w:val="center"/>
          </w:tcPr>
          <w:p w14:paraId="19782500" w14:textId="77777777" w:rsidR="006E3730" w:rsidRPr="0016674A" w:rsidRDefault="00633ED6" w:rsidP="00727A74">
            <w:pPr>
              <w:spacing w:line="360" w:lineRule="auto"/>
              <w:jc w:val="center"/>
            </w:pPr>
            <w:r>
              <w:rPr>
                <w:rFonts w:hint="eastAsia"/>
              </w:rPr>
              <w:t>4</w:t>
            </w:r>
          </w:p>
        </w:tc>
        <w:tc>
          <w:tcPr>
            <w:tcW w:w="1799" w:type="dxa"/>
            <w:tcBorders>
              <w:top w:val="single" w:sz="4" w:space="0" w:color="auto"/>
              <w:left w:val="single" w:sz="4" w:space="0" w:color="auto"/>
              <w:bottom w:val="single" w:sz="4" w:space="0" w:color="auto"/>
              <w:right w:val="single" w:sz="4" w:space="0" w:color="auto"/>
            </w:tcBorders>
            <w:vAlign w:val="center"/>
          </w:tcPr>
          <w:p w14:paraId="3130266D" w14:textId="77777777" w:rsidR="006E3730" w:rsidRPr="006E3730" w:rsidRDefault="006E3730" w:rsidP="00727A74">
            <w:pPr>
              <w:spacing w:line="360" w:lineRule="auto"/>
            </w:pPr>
            <w:r>
              <w:rPr>
                <w:rFonts w:hint="eastAsia"/>
              </w:rPr>
              <w:t>经办</w:t>
            </w:r>
            <w:r w:rsidR="000B0F8F">
              <w:rPr>
                <w:rFonts w:hint="eastAsia"/>
              </w:rPr>
              <w:t>点击计算</w:t>
            </w:r>
            <w:r>
              <w:rPr>
                <w:rFonts w:hint="eastAsia"/>
              </w:rPr>
              <w:t>（</w:t>
            </w:r>
            <w:r w:rsidR="000B0F8F">
              <w:rPr>
                <w:rFonts w:hint="eastAsia"/>
              </w:rPr>
              <w:t>计算待遇</w:t>
            </w:r>
            <w:r>
              <w:rPr>
                <w:rFonts w:hint="eastAsia"/>
              </w:rPr>
              <w:t>）</w:t>
            </w:r>
          </w:p>
        </w:tc>
        <w:tc>
          <w:tcPr>
            <w:tcW w:w="6856" w:type="dxa"/>
            <w:tcBorders>
              <w:top w:val="single" w:sz="4" w:space="0" w:color="auto"/>
              <w:left w:val="single" w:sz="4" w:space="0" w:color="auto"/>
              <w:bottom w:val="single" w:sz="4" w:space="0" w:color="auto"/>
              <w:right w:val="single" w:sz="4" w:space="0" w:color="auto"/>
            </w:tcBorders>
            <w:vAlign w:val="center"/>
          </w:tcPr>
          <w:p w14:paraId="1F3EEAA2" w14:textId="77777777" w:rsidR="006E3730" w:rsidRDefault="000B0F8F" w:rsidP="00727A74">
            <w:pPr>
              <w:spacing w:line="360" w:lineRule="auto"/>
              <w:rPr>
                <w:rFonts w:ascii="宋体" w:hAnsi="宋体" w:cs="宋体"/>
                <w:color w:val="000000"/>
              </w:rPr>
            </w:pPr>
            <w:r>
              <w:rPr>
                <w:rFonts w:ascii="宋体" w:hAnsi="宋体" w:cs="宋体" w:hint="eastAsia"/>
                <w:color w:val="000000"/>
              </w:rPr>
              <w:t>点击计算，计算待遇，详见五</w:t>
            </w:r>
          </w:p>
        </w:tc>
      </w:tr>
      <w:tr w:rsidR="006E3730" w14:paraId="42A73C2D" w14:textId="77777777" w:rsidTr="00727A74">
        <w:tc>
          <w:tcPr>
            <w:tcW w:w="1080" w:type="dxa"/>
            <w:tcBorders>
              <w:top w:val="single" w:sz="4" w:space="0" w:color="auto"/>
              <w:left w:val="single" w:sz="4" w:space="0" w:color="auto"/>
              <w:bottom w:val="single" w:sz="4" w:space="0" w:color="auto"/>
              <w:right w:val="single" w:sz="4" w:space="0" w:color="auto"/>
            </w:tcBorders>
            <w:shd w:val="clear" w:color="auto" w:fill="FFFFFF"/>
            <w:vAlign w:val="center"/>
          </w:tcPr>
          <w:p w14:paraId="06EB6742" w14:textId="77777777" w:rsidR="006E3730" w:rsidRPr="0016674A" w:rsidRDefault="00633ED6" w:rsidP="00727A74">
            <w:pPr>
              <w:spacing w:line="360" w:lineRule="auto"/>
              <w:jc w:val="center"/>
            </w:pPr>
            <w:r>
              <w:rPr>
                <w:rFonts w:hint="eastAsia"/>
              </w:rPr>
              <w:t>5</w:t>
            </w:r>
          </w:p>
        </w:tc>
        <w:tc>
          <w:tcPr>
            <w:tcW w:w="1799" w:type="dxa"/>
            <w:tcBorders>
              <w:top w:val="single" w:sz="4" w:space="0" w:color="auto"/>
              <w:left w:val="single" w:sz="4" w:space="0" w:color="auto"/>
              <w:bottom w:val="single" w:sz="4" w:space="0" w:color="auto"/>
              <w:right w:val="single" w:sz="4" w:space="0" w:color="auto"/>
            </w:tcBorders>
            <w:vAlign w:val="center"/>
          </w:tcPr>
          <w:p w14:paraId="0FE50BE6" w14:textId="77777777" w:rsidR="006E3730" w:rsidRDefault="00633ED6" w:rsidP="00727A74">
            <w:pPr>
              <w:spacing w:line="360" w:lineRule="auto"/>
            </w:pPr>
            <w:r>
              <w:rPr>
                <w:rFonts w:ascii="黑体" w:eastAsia="黑体" w:hAnsi="Times New Roman" w:cs="黑体" w:hint="eastAsia"/>
                <w:color w:val="FF0000"/>
                <w:kern w:val="0"/>
                <w:sz w:val="16"/>
                <w:szCs w:val="16"/>
                <w:lang w:val="zh-CN"/>
              </w:rPr>
              <w:t>调用机关事业单位视同缴费年限个人缴费部分一次性退还</w:t>
            </w:r>
          </w:p>
        </w:tc>
        <w:tc>
          <w:tcPr>
            <w:tcW w:w="6856" w:type="dxa"/>
            <w:tcBorders>
              <w:top w:val="single" w:sz="4" w:space="0" w:color="auto"/>
              <w:left w:val="single" w:sz="4" w:space="0" w:color="auto"/>
              <w:bottom w:val="single" w:sz="4" w:space="0" w:color="auto"/>
              <w:right w:val="single" w:sz="4" w:space="0" w:color="auto"/>
            </w:tcBorders>
            <w:vAlign w:val="center"/>
          </w:tcPr>
          <w:p w14:paraId="61061D84" w14:textId="77777777" w:rsidR="006E3730" w:rsidRDefault="00633ED6" w:rsidP="00295B27">
            <w:pPr>
              <w:spacing w:line="360" w:lineRule="auto"/>
              <w:rPr>
                <w:rFonts w:ascii="宋体" w:hAnsi="宋体" w:cs="宋体"/>
                <w:color w:val="000000"/>
              </w:rPr>
            </w:pPr>
            <w:r>
              <w:rPr>
                <w:rFonts w:ascii="黑体" w:eastAsia="黑体" w:hAnsi="Times New Roman" w:cs="黑体" w:hint="eastAsia"/>
                <w:color w:val="FF0000"/>
                <w:kern w:val="0"/>
                <w:sz w:val="16"/>
                <w:szCs w:val="16"/>
                <w:lang w:val="zh-CN"/>
              </w:rPr>
              <w:t>调用机关事业单位视同缴费年限个人缴费部分一次性退还模块，生成一次性退还金额，并体现在计发表上。</w:t>
            </w:r>
          </w:p>
        </w:tc>
      </w:tr>
      <w:tr w:rsidR="00633ED6" w14:paraId="15A9190A" w14:textId="77777777" w:rsidTr="00727A74">
        <w:tc>
          <w:tcPr>
            <w:tcW w:w="1080" w:type="dxa"/>
            <w:tcBorders>
              <w:top w:val="single" w:sz="4" w:space="0" w:color="auto"/>
              <w:left w:val="single" w:sz="4" w:space="0" w:color="auto"/>
              <w:bottom w:val="single" w:sz="4" w:space="0" w:color="auto"/>
              <w:right w:val="single" w:sz="4" w:space="0" w:color="auto"/>
            </w:tcBorders>
            <w:shd w:val="clear" w:color="auto" w:fill="FFFFFF"/>
            <w:vAlign w:val="center"/>
          </w:tcPr>
          <w:p w14:paraId="24BC616B" w14:textId="77777777" w:rsidR="00633ED6" w:rsidRDefault="00633ED6" w:rsidP="00633ED6">
            <w:pPr>
              <w:spacing w:line="360" w:lineRule="auto"/>
              <w:jc w:val="center"/>
            </w:pPr>
            <w:r>
              <w:t>6</w:t>
            </w:r>
          </w:p>
        </w:tc>
        <w:tc>
          <w:tcPr>
            <w:tcW w:w="1799" w:type="dxa"/>
            <w:tcBorders>
              <w:top w:val="single" w:sz="4" w:space="0" w:color="auto"/>
              <w:left w:val="single" w:sz="4" w:space="0" w:color="auto"/>
              <w:bottom w:val="single" w:sz="4" w:space="0" w:color="auto"/>
              <w:right w:val="single" w:sz="4" w:space="0" w:color="auto"/>
            </w:tcBorders>
            <w:vAlign w:val="center"/>
          </w:tcPr>
          <w:p w14:paraId="69F1FBE4" w14:textId="77777777" w:rsidR="00633ED6" w:rsidRPr="0016674A" w:rsidRDefault="00633ED6" w:rsidP="00633ED6">
            <w:pPr>
              <w:spacing w:line="360" w:lineRule="auto"/>
            </w:pPr>
            <w:r>
              <w:rPr>
                <w:rFonts w:hint="eastAsia"/>
              </w:rPr>
              <w:t>审核</w:t>
            </w:r>
          </w:p>
        </w:tc>
        <w:tc>
          <w:tcPr>
            <w:tcW w:w="6856" w:type="dxa"/>
            <w:tcBorders>
              <w:top w:val="single" w:sz="4" w:space="0" w:color="auto"/>
              <w:left w:val="single" w:sz="4" w:space="0" w:color="auto"/>
              <w:bottom w:val="single" w:sz="4" w:space="0" w:color="auto"/>
              <w:right w:val="single" w:sz="4" w:space="0" w:color="auto"/>
            </w:tcBorders>
            <w:vAlign w:val="center"/>
          </w:tcPr>
          <w:p w14:paraId="0359589C" w14:textId="77777777" w:rsidR="00633ED6" w:rsidRPr="0016674A" w:rsidRDefault="00633ED6" w:rsidP="00633ED6">
            <w:pPr>
              <w:spacing w:line="360" w:lineRule="auto"/>
              <w:rPr>
                <w:rFonts w:ascii="宋体" w:hAnsi="宋体" w:cs="宋体"/>
                <w:color w:val="000000"/>
              </w:rPr>
            </w:pPr>
            <w:r>
              <w:rPr>
                <w:rFonts w:ascii="宋体" w:hAnsi="宋体"/>
                <w:sz w:val="24"/>
                <w:szCs w:val="24"/>
              </w:rPr>
              <w:t>审核通过的，予以</w:t>
            </w:r>
            <w:r>
              <w:rPr>
                <w:rFonts w:ascii="宋体" w:hAnsi="宋体" w:hint="eastAsia"/>
                <w:sz w:val="24"/>
                <w:szCs w:val="24"/>
              </w:rPr>
              <w:t>审核</w:t>
            </w:r>
            <w:r>
              <w:rPr>
                <w:rFonts w:ascii="宋体" w:hAnsi="宋体"/>
                <w:sz w:val="24"/>
                <w:szCs w:val="24"/>
              </w:rPr>
              <w:t>；审核不通过的，审核人一次性告知原因，系统结束流程。</w:t>
            </w:r>
          </w:p>
        </w:tc>
      </w:tr>
      <w:tr w:rsidR="00633ED6" w14:paraId="1C764635" w14:textId="77777777" w:rsidTr="00727A74">
        <w:tc>
          <w:tcPr>
            <w:tcW w:w="1080" w:type="dxa"/>
            <w:tcBorders>
              <w:top w:val="single" w:sz="4" w:space="0" w:color="auto"/>
              <w:left w:val="single" w:sz="4" w:space="0" w:color="auto"/>
              <w:bottom w:val="single" w:sz="4" w:space="0" w:color="auto"/>
              <w:right w:val="single" w:sz="4" w:space="0" w:color="auto"/>
            </w:tcBorders>
            <w:shd w:val="clear" w:color="auto" w:fill="FFFFFF"/>
            <w:vAlign w:val="center"/>
          </w:tcPr>
          <w:p w14:paraId="1332493C" w14:textId="77777777" w:rsidR="00633ED6" w:rsidRDefault="00633ED6" w:rsidP="00633ED6">
            <w:pPr>
              <w:spacing w:line="360" w:lineRule="auto"/>
              <w:jc w:val="center"/>
            </w:pPr>
            <w:r>
              <w:rPr>
                <w:rFonts w:hint="eastAsia"/>
              </w:rPr>
              <w:t>7</w:t>
            </w:r>
          </w:p>
        </w:tc>
        <w:tc>
          <w:tcPr>
            <w:tcW w:w="1799" w:type="dxa"/>
            <w:tcBorders>
              <w:top w:val="single" w:sz="4" w:space="0" w:color="auto"/>
              <w:left w:val="single" w:sz="4" w:space="0" w:color="auto"/>
              <w:bottom w:val="single" w:sz="4" w:space="0" w:color="auto"/>
              <w:right w:val="single" w:sz="4" w:space="0" w:color="auto"/>
            </w:tcBorders>
            <w:vAlign w:val="center"/>
          </w:tcPr>
          <w:p w14:paraId="0B3049E8" w14:textId="77777777" w:rsidR="00633ED6" w:rsidRDefault="00633ED6" w:rsidP="00633ED6">
            <w:pPr>
              <w:spacing w:line="360" w:lineRule="auto"/>
            </w:pPr>
            <w:r>
              <w:rPr>
                <w:rFonts w:hint="eastAsia"/>
              </w:rPr>
              <w:t>审批</w:t>
            </w:r>
          </w:p>
        </w:tc>
        <w:tc>
          <w:tcPr>
            <w:tcW w:w="6856" w:type="dxa"/>
            <w:tcBorders>
              <w:top w:val="single" w:sz="4" w:space="0" w:color="auto"/>
              <w:left w:val="single" w:sz="4" w:space="0" w:color="auto"/>
              <w:bottom w:val="single" w:sz="4" w:space="0" w:color="auto"/>
              <w:right w:val="single" w:sz="4" w:space="0" w:color="auto"/>
            </w:tcBorders>
            <w:vAlign w:val="center"/>
          </w:tcPr>
          <w:p w14:paraId="56900B38" w14:textId="77777777" w:rsidR="00633ED6" w:rsidRDefault="00633ED6" w:rsidP="00633ED6">
            <w:pPr>
              <w:spacing w:line="360" w:lineRule="auto"/>
              <w:rPr>
                <w:rFonts w:ascii="宋体" w:hAnsi="宋体"/>
                <w:sz w:val="24"/>
                <w:szCs w:val="24"/>
              </w:rPr>
            </w:pPr>
            <w:r>
              <w:rPr>
                <w:rFonts w:ascii="宋体" w:hAnsi="宋体"/>
                <w:sz w:val="24"/>
                <w:szCs w:val="24"/>
              </w:rPr>
              <w:t>审批通过的，短信告知经办结果；审批不通过的退回审核节点</w:t>
            </w:r>
          </w:p>
          <w:p w14:paraId="6F0B3730" w14:textId="77777777" w:rsidR="00633ED6" w:rsidRDefault="00633ED6" w:rsidP="00633ED6">
            <w:pPr>
              <w:spacing w:line="360" w:lineRule="auto"/>
              <w:ind w:firstLine="500"/>
              <w:rPr>
                <w:rFonts w:ascii="宋体" w:hAnsi="宋体"/>
                <w:b/>
                <w:sz w:val="24"/>
                <w:szCs w:val="24"/>
              </w:rPr>
            </w:pPr>
            <w:r>
              <w:rPr>
                <w:rFonts w:ascii="宋体" w:hAnsi="宋体"/>
                <w:b/>
                <w:sz w:val="24"/>
                <w:szCs w:val="24"/>
              </w:rPr>
              <w:t>办理结果告知</w:t>
            </w:r>
          </w:p>
          <w:p w14:paraId="1C511018" w14:textId="77777777" w:rsidR="00633ED6" w:rsidRDefault="00633ED6" w:rsidP="00633ED6">
            <w:pPr>
              <w:spacing w:line="360" w:lineRule="auto"/>
              <w:ind w:firstLine="420"/>
              <w:rPr>
                <w:rFonts w:ascii="宋体" w:hAnsi="宋体"/>
                <w:sz w:val="24"/>
                <w:szCs w:val="24"/>
              </w:rPr>
            </w:pPr>
            <w:r>
              <w:rPr>
                <w:rFonts w:ascii="宋体" w:hAnsi="宋体" w:hint="eastAsia"/>
                <w:sz w:val="24"/>
                <w:szCs w:val="24"/>
              </w:rPr>
              <w:t>待遇计算审批完成后，通过闽政通APP提醒、电子社保卡或发送短信等方式通知，信息格式如下（具体内容修改）：</w:t>
            </w:r>
          </w:p>
          <w:p w14:paraId="6CE332AC" w14:textId="77777777" w:rsidR="00633ED6" w:rsidRDefault="00633ED6" w:rsidP="00633ED6">
            <w:pPr>
              <w:spacing w:line="360" w:lineRule="auto"/>
              <w:ind w:firstLine="420"/>
              <w:rPr>
                <w:rFonts w:ascii="宋体" w:hAnsi="宋体"/>
                <w:sz w:val="24"/>
                <w:szCs w:val="24"/>
              </w:rPr>
            </w:pPr>
            <w:r>
              <w:rPr>
                <w:rFonts w:ascii="宋体" w:hAnsi="宋体" w:hint="eastAsia"/>
                <w:sz w:val="24"/>
                <w:szCs w:val="24"/>
              </w:rPr>
              <w:t>①参保单位经办人员：“</w:t>
            </w:r>
            <w:r>
              <w:rPr>
                <w:rFonts w:ascii="宋体" w:hAnsi="宋体"/>
                <w:sz w:val="24"/>
                <w:szCs w:val="24"/>
              </w:rPr>
              <w:t>*****</w:t>
            </w:r>
            <w:r>
              <w:rPr>
                <w:rFonts w:ascii="宋体" w:hAnsi="宋体" w:hint="eastAsia"/>
                <w:sz w:val="24"/>
                <w:szCs w:val="24"/>
              </w:rPr>
              <w:t>（</w:t>
            </w:r>
            <w:r>
              <w:rPr>
                <w:rFonts w:ascii="宋体" w:hAnsi="宋体"/>
                <w:sz w:val="24"/>
                <w:szCs w:val="24"/>
              </w:rPr>
              <w:t>单位</w:t>
            </w:r>
            <w:r>
              <w:rPr>
                <w:rFonts w:ascii="宋体" w:hAnsi="宋体" w:hint="eastAsia"/>
                <w:sz w:val="24"/>
                <w:szCs w:val="24"/>
              </w:rPr>
              <w:t>名称）</w:t>
            </w:r>
            <w:r>
              <w:rPr>
                <w:rFonts w:ascii="宋体" w:hAnsi="宋体"/>
                <w:sz w:val="24"/>
                <w:szCs w:val="24"/>
              </w:rPr>
              <w:t>***</w:t>
            </w:r>
            <w:r>
              <w:rPr>
                <w:rFonts w:ascii="宋体" w:hAnsi="宋体" w:hint="eastAsia"/>
                <w:sz w:val="24"/>
                <w:szCs w:val="24"/>
              </w:rPr>
              <w:t>（姓名）</w:t>
            </w:r>
            <w:r>
              <w:rPr>
                <w:rFonts w:ascii="宋体" w:hAnsi="宋体"/>
                <w:sz w:val="24"/>
                <w:szCs w:val="24"/>
              </w:rPr>
              <w:t>于****年**月办理</w:t>
            </w:r>
            <w:r>
              <w:rPr>
                <w:rFonts w:ascii="宋体" w:hAnsi="宋体" w:hint="eastAsia"/>
                <w:sz w:val="24"/>
                <w:szCs w:val="24"/>
              </w:rPr>
              <w:t>完待遇核定业务，请您及时来领取计发表或登录福建社会保险公共服务平台网址（可能为其他平台）自行打印。”</w:t>
            </w:r>
          </w:p>
          <w:p w14:paraId="631BD509" w14:textId="77777777" w:rsidR="00633ED6" w:rsidRDefault="00633ED6" w:rsidP="00633ED6">
            <w:pPr>
              <w:spacing w:line="360" w:lineRule="auto"/>
              <w:ind w:firstLine="420"/>
              <w:rPr>
                <w:rFonts w:ascii="宋体" w:hAnsi="宋体"/>
                <w:sz w:val="24"/>
                <w:szCs w:val="24"/>
              </w:rPr>
            </w:pPr>
            <w:r>
              <w:rPr>
                <w:rFonts w:ascii="宋体" w:hAnsi="宋体" w:hint="eastAsia"/>
                <w:sz w:val="24"/>
                <w:szCs w:val="24"/>
              </w:rPr>
              <w:t>②职工本人：</w:t>
            </w:r>
          </w:p>
          <w:p w14:paraId="3DC8B17B" w14:textId="77777777" w:rsidR="00633ED6" w:rsidRDefault="00633ED6" w:rsidP="00633ED6">
            <w:pPr>
              <w:spacing w:line="360" w:lineRule="auto"/>
              <w:ind w:firstLine="420"/>
              <w:rPr>
                <w:rFonts w:ascii="宋体" w:hAnsi="宋体"/>
                <w:sz w:val="24"/>
                <w:szCs w:val="24"/>
              </w:rPr>
            </w:pPr>
            <w:r>
              <w:rPr>
                <w:rFonts w:ascii="宋体" w:hAnsi="宋体" w:hint="eastAsia"/>
                <w:sz w:val="24"/>
                <w:szCs w:val="24"/>
              </w:rPr>
              <w:t>“</w:t>
            </w:r>
            <w:r>
              <w:rPr>
                <w:rFonts w:ascii="宋体" w:hAnsi="宋体"/>
                <w:sz w:val="24"/>
                <w:szCs w:val="24"/>
              </w:rPr>
              <w:t>***</w:t>
            </w:r>
            <w:r>
              <w:rPr>
                <w:rFonts w:ascii="宋体" w:hAnsi="宋体" w:hint="eastAsia"/>
                <w:sz w:val="24"/>
                <w:szCs w:val="24"/>
              </w:rPr>
              <w:t>（姓名），您的退休待遇</w:t>
            </w:r>
            <w:r>
              <w:rPr>
                <w:rFonts w:ascii="宋体" w:hAnsi="宋体"/>
                <w:sz w:val="24"/>
                <w:szCs w:val="24"/>
              </w:rPr>
              <w:t>于****年**月</w:t>
            </w:r>
            <w:r>
              <w:rPr>
                <w:rFonts w:ascii="宋体" w:hAnsi="宋体" w:hint="eastAsia"/>
                <w:sz w:val="24"/>
                <w:szCs w:val="24"/>
              </w:rPr>
              <w:t>办理完毕，基本养老金预发</w:t>
            </w:r>
            <w:r>
              <w:rPr>
                <w:rFonts w:ascii="宋体" w:hAnsi="宋体"/>
                <w:sz w:val="24"/>
                <w:szCs w:val="24"/>
              </w:rPr>
              <w:t>*</w:t>
            </w:r>
            <w:r>
              <w:rPr>
                <w:rFonts w:ascii="宋体" w:hAnsi="宋体" w:hint="eastAsia"/>
                <w:sz w:val="24"/>
                <w:szCs w:val="24"/>
              </w:rPr>
              <w:t>元，</w:t>
            </w:r>
            <w:r>
              <w:rPr>
                <w:rFonts w:ascii="宋体" w:hAnsi="宋体"/>
                <w:sz w:val="24"/>
                <w:szCs w:val="24"/>
              </w:rPr>
              <w:t>，从*月开始</w:t>
            </w:r>
            <w:r>
              <w:rPr>
                <w:rFonts w:ascii="宋体" w:hAnsi="宋体" w:hint="eastAsia"/>
                <w:sz w:val="24"/>
                <w:szCs w:val="24"/>
              </w:rPr>
              <w:t>发放</w:t>
            </w:r>
            <w:r>
              <w:rPr>
                <w:rFonts w:ascii="宋体" w:hAnsi="宋体"/>
                <w:sz w:val="24"/>
                <w:szCs w:val="24"/>
              </w:rPr>
              <w:t>。”</w:t>
            </w:r>
            <w:r>
              <w:rPr>
                <w:rFonts w:ascii="宋体" w:hAnsi="宋体" w:hint="eastAsia"/>
                <w:sz w:val="24"/>
                <w:szCs w:val="24"/>
              </w:rPr>
              <w:t>（按老办法计算，无补发</w:t>
            </w:r>
            <w:r>
              <w:rPr>
                <w:rFonts w:ascii="宋体" w:hAnsi="宋体" w:hint="eastAsia"/>
                <w:sz w:val="24"/>
                <w:szCs w:val="24"/>
              </w:rPr>
              <w:lastRenderedPageBreak/>
              <w:t>的信息格式）；</w:t>
            </w:r>
          </w:p>
          <w:p w14:paraId="574D9526" w14:textId="77777777" w:rsidR="00633ED6" w:rsidRDefault="00633ED6" w:rsidP="00633ED6">
            <w:pPr>
              <w:spacing w:line="360" w:lineRule="auto"/>
              <w:ind w:firstLine="420"/>
              <w:rPr>
                <w:rFonts w:ascii="宋体" w:hAnsi="宋体"/>
                <w:sz w:val="24"/>
                <w:szCs w:val="24"/>
              </w:rPr>
            </w:pPr>
            <w:r>
              <w:rPr>
                <w:rFonts w:ascii="宋体" w:hAnsi="宋体" w:hint="eastAsia"/>
                <w:sz w:val="24"/>
                <w:szCs w:val="24"/>
              </w:rPr>
              <w:t>“</w:t>
            </w:r>
            <w:r>
              <w:rPr>
                <w:rFonts w:ascii="宋体" w:hAnsi="宋体"/>
                <w:sz w:val="24"/>
                <w:szCs w:val="24"/>
              </w:rPr>
              <w:t>***</w:t>
            </w:r>
            <w:r>
              <w:rPr>
                <w:rFonts w:ascii="宋体" w:hAnsi="宋体" w:hint="eastAsia"/>
                <w:sz w:val="24"/>
                <w:szCs w:val="24"/>
              </w:rPr>
              <w:t>（姓名），您的退休待遇</w:t>
            </w:r>
            <w:r>
              <w:rPr>
                <w:rFonts w:ascii="宋体" w:hAnsi="宋体"/>
                <w:sz w:val="24"/>
                <w:szCs w:val="24"/>
              </w:rPr>
              <w:t>于****年**月</w:t>
            </w:r>
            <w:r>
              <w:rPr>
                <w:rFonts w:ascii="宋体" w:hAnsi="宋体" w:hint="eastAsia"/>
                <w:sz w:val="24"/>
                <w:szCs w:val="24"/>
              </w:rPr>
              <w:t>办理完毕，基本养老金预发</w:t>
            </w:r>
            <w:r>
              <w:rPr>
                <w:rFonts w:ascii="宋体" w:hAnsi="宋体"/>
                <w:sz w:val="24"/>
                <w:szCs w:val="24"/>
              </w:rPr>
              <w:t>*</w:t>
            </w:r>
            <w:r>
              <w:rPr>
                <w:rFonts w:ascii="宋体" w:hAnsi="宋体" w:hint="eastAsia"/>
                <w:sz w:val="24"/>
                <w:szCs w:val="24"/>
              </w:rPr>
              <w:t>元，含补发金额，</w:t>
            </w:r>
            <w:r>
              <w:rPr>
                <w:rFonts w:ascii="宋体" w:hAnsi="宋体"/>
                <w:sz w:val="24"/>
                <w:szCs w:val="24"/>
              </w:rPr>
              <w:t>*月</w:t>
            </w:r>
            <w:r>
              <w:rPr>
                <w:rFonts w:ascii="宋体" w:hAnsi="宋体" w:hint="eastAsia"/>
                <w:sz w:val="24"/>
                <w:szCs w:val="24"/>
              </w:rPr>
              <w:t>发放基本养老金</w:t>
            </w:r>
            <w:r>
              <w:rPr>
                <w:rFonts w:ascii="宋体" w:hAnsi="宋体"/>
                <w:sz w:val="24"/>
                <w:szCs w:val="24"/>
              </w:rPr>
              <w:t>*</w:t>
            </w:r>
            <w:r>
              <w:rPr>
                <w:rFonts w:ascii="宋体" w:hAnsi="宋体" w:hint="eastAsia"/>
                <w:sz w:val="24"/>
                <w:szCs w:val="24"/>
              </w:rPr>
              <w:t>元，次月恢复正常发放金额</w:t>
            </w:r>
            <w:r>
              <w:rPr>
                <w:rFonts w:ascii="宋体" w:hAnsi="宋体"/>
                <w:sz w:val="24"/>
                <w:szCs w:val="24"/>
              </w:rPr>
              <w:t>”</w:t>
            </w:r>
            <w:r>
              <w:rPr>
                <w:rFonts w:ascii="宋体" w:hAnsi="宋体" w:hint="eastAsia"/>
                <w:sz w:val="24"/>
                <w:szCs w:val="24"/>
              </w:rPr>
              <w:t>（按老办法计算，有补发的信息格式）</w:t>
            </w:r>
          </w:p>
          <w:p w14:paraId="565FA7FF" w14:textId="77777777" w:rsidR="00633ED6" w:rsidRDefault="00633ED6" w:rsidP="00633ED6">
            <w:pPr>
              <w:spacing w:line="360" w:lineRule="auto"/>
              <w:ind w:firstLine="420"/>
              <w:rPr>
                <w:rFonts w:ascii="宋体" w:hAnsi="宋体"/>
                <w:sz w:val="24"/>
                <w:szCs w:val="24"/>
              </w:rPr>
            </w:pPr>
            <w:r>
              <w:rPr>
                <w:rFonts w:ascii="宋体" w:hAnsi="宋体" w:hint="eastAsia"/>
                <w:sz w:val="24"/>
                <w:szCs w:val="24"/>
              </w:rPr>
              <w:t>“</w:t>
            </w:r>
            <w:r>
              <w:rPr>
                <w:rFonts w:ascii="宋体" w:hAnsi="宋体"/>
                <w:sz w:val="24"/>
                <w:szCs w:val="24"/>
              </w:rPr>
              <w:t>***</w:t>
            </w:r>
            <w:r>
              <w:rPr>
                <w:rFonts w:ascii="宋体" w:hAnsi="宋体" w:hint="eastAsia"/>
                <w:sz w:val="24"/>
                <w:szCs w:val="24"/>
              </w:rPr>
              <w:t>（姓名），您的退休待遇</w:t>
            </w:r>
            <w:r>
              <w:rPr>
                <w:rFonts w:ascii="宋体" w:hAnsi="宋体"/>
                <w:sz w:val="24"/>
                <w:szCs w:val="24"/>
              </w:rPr>
              <w:t>于****年**月</w:t>
            </w:r>
            <w:r>
              <w:rPr>
                <w:rFonts w:ascii="宋体" w:hAnsi="宋体" w:hint="eastAsia"/>
                <w:sz w:val="24"/>
                <w:szCs w:val="24"/>
              </w:rPr>
              <w:t>办理完毕，基本养老金</w:t>
            </w:r>
            <w:r>
              <w:rPr>
                <w:rFonts w:ascii="宋体" w:hAnsi="宋体"/>
                <w:sz w:val="24"/>
                <w:szCs w:val="24"/>
              </w:rPr>
              <w:t>*</w:t>
            </w:r>
            <w:r>
              <w:rPr>
                <w:rFonts w:ascii="宋体" w:hAnsi="宋体" w:hint="eastAsia"/>
                <w:sz w:val="24"/>
                <w:szCs w:val="24"/>
              </w:rPr>
              <w:t>元，职业年金待遇</w:t>
            </w:r>
            <w:r>
              <w:rPr>
                <w:rFonts w:ascii="宋体" w:hAnsi="宋体"/>
                <w:sz w:val="24"/>
                <w:szCs w:val="24"/>
              </w:rPr>
              <w:t>*</w:t>
            </w:r>
            <w:r>
              <w:rPr>
                <w:rFonts w:ascii="宋体" w:hAnsi="宋体" w:hint="eastAsia"/>
                <w:sz w:val="24"/>
                <w:szCs w:val="24"/>
              </w:rPr>
              <w:t>元</w:t>
            </w:r>
            <w:r>
              <w:rPr>
                <w:rFonts w:ascii="宋体" w:hAnsi="宋体"/>
                <w:sz w:val="24"/>
                <w:szCs w:val="24"/>
              </w:rPr>
              <w:t>，从*月开始</w:t>
            </w:r>
            <w:r>
              <w:rPr>
                <w:rFonts w:ascii="宋体" w:hAnsi="宋体" w:hint="eastAsia"/>
                <w:sz w:val="24"/>
                <w:szCs w:val="24"/>
              </w:rPr>
              <w:t>发放</w:t>
            </w:r>
            <w:r>
              <w:rPr>
                <w:rFonts w:ascii="宋体" w:hAnsi="宋体"/>
                <w:sz w:val="24"/>
                <w:szCs w:val="24"/>
              </w:rPr>
              <w:t>。”</w:t>
            </w:r>
            <w:r>
              <w:rPr>
                <w:rFonts w:ascii="宋体" w:hAnsi="宋体" w:hint="eastAsia"/>
                <w:sz w:val="24"/>
                <w:szCs w:val="24"/>
              </w:rPr>
              <w:t>（有发放职业年金的，无补发的信息格式）；</w:t>
            </w:r>
          </w:p>
          <w:p w14:paraId="2EBCCFA2" w14:textId="77777777" w:rsidR="00633ED6" w:rsidRDefault="00633ED6" w:rsidP="00633ED6">
            <w:pPr>
              <w:spacing w:line="360" w:lineRule="auto"/>
              <w:rPr>
                <w:rFonts w:ascii="宋体" w:hAnsi="宋体"/>
                <w:sz w:val="24"/>
                <w:szCs w:val="24"/>
              </w:rPr>
            </w:pPr>
            <w:r>
              <w:rPr>
                <w:rFonts w:ascii="宋体" w:hAnsi="宋体" w:hint="eastAsia"/>
                <w:sz w:val="24"/>
                <w:szCs w:val="24"/>
              </w:rPr>
              <w:t>“</w:t>
            </w:r>
            <w:r>
              <w:rPr>
                <w:rFonts w:ascii="宋体" w:hAnsi="宋体"/>
                <w:sz w:val="24"/>
                <w:szCs w:val="24"/>
              </w:rPr>
              <w:t>***</w:t>
            </w:r>
            <w:r>
              <w:rPr>
                <w:rFonts w:ascii="宋体" w:hAnsi="宋体" w:hint="eastAsia"/>
                <w:sz w:val="24"/>
                <w:szCs w:val="24"/>
              </w:rPr>
              <w:t>（姓名），您的退休待遇</w:t>
            </w:r>
            <w:r>
              <w:rPr>
                <w:rFonts w:ascii="宋体" w:hAnsi="宋体"/>
                <w:sz w:val="24"/>
                <w:szCs w:val="24"/>
              </w:rPr>
              <w:t>于****年**月</w:t>
            </w:r>
            <w:r>
              <w:rPr>
                <w:rFonts w:ascii="宋体" w:hAnsi="宋体" w:hint="eastAsia"/>
                <w:sz w:val="24"/>
                <w:szCs w:val="24"/>
              </w:rPr>
              <w:t>办理完毕，基本养老金</w:t>
            </w:r>
            <w:r>
              <w:rPr>
                <w:rFonts w:ascii="宋体" w:hAnsi="宋体"/>
                <w:sz w:val="24"/>
                <w:szCs w:val="24"/>
              </w:rPr>
              <w:t>*</w:t>
            </w:r>
            <w:r>
              <w:rPr>
                <w:rFonts w:ascii="宋体" w:hAnsi="宋体" w:hint="eastAsia"/>
                <w:sz w:val="24"/>
                <w:szCs w:val="24"/>
              </w:rPr>
              <w:t>元，职业年金待遇</w:t>
            </w:r>
            <w:r>
              <w:rPr>
                <w:rFonts w:ascii="宋体" w:hAnsi="宋体"/>
                <w:sz w:val="24"/>
                <w:szCs w:val="24"/>
              </w:rPr>
              <w:t>*</w:t>
            </w:r>
            <w:r>
              <w:rPr>
                <w:rFonts w:ascii="宋体" w:hAnsi="宋体" w:hint="eastAsia"/>
                <w:sz w:val="24"/>
                <w:szCs w:val="24"/>
              </w:rPr>
              <w:t>元；含补发金额，</w:t>
            </w:r>
            <w:r>
              <w:rPr>
                <w:rFonts w:ascii="宋体" w:hAnsi="宋体"/>
                <w:sz w:val="24"/>
                <w:szCs w:val="24"/>
              </w:rPr>
              <w:t>*月</w:t>
            </w:r>
            <w:r>
              <w:rPr>
                <w:rFonts w:ascii="宋体" w:hAnsi="宋体" w:hint="eastAsia"/>
                <w:sz w:val="24"/>
                <w:szCs w:val="24"/>
              </w:rPr>
              <w:t>发放基本养老金</w:t>
            </w:r>
            <w:r>
              <w:rPr>
                <w:rFonts w:ascii="宋体" w:hAnsi="宋体"/>
                <w:sz w:val="24"/>
                <w:szCs w:val="24"/>
              </w:rPr>
              <w:t>*</w:t>
            </w:r>
            <w:r>
              <w:rPr>
                <w:rFonts w:ascii="宋体" w:hAnsi="宋体" w:hint="eastAsia"/>
                <w:sz w:val="24"/>
                <w:szCs w:val="24"/>
              </w:rPr>
              <w:t>元，职业年金待遇</w:t>
            </w:r>
            <w:r>
              <w:rPr>
                <w:rFonts w:ascii="宋体" w:hAnsi="宋体"/>
                <w:sz w:val="24"/>
                <w:szCs w:val="24"/>
              </w:rPr>
              <w:t>*</w:t>
            </w:r>
            <w:r>
              <w:rPr>
                <w:rFonts w:ascii="宋体" w:hAnsi="宋体" w:hint="eastAsia"/>
                <w:sz w:val="24"/>
                <w:szCs w:val="24"/>
              </w:rPr>
              <w:t>元</w:t>
            </w:r>
            <w:r>
              <w:rPr>
                <w:rFonts w:ascii="宋体" w:hAnsi="宋体"/>
                <w:sz w:val="24"/>
                <w:szCs w:val="24"/>
              </w:rPr>
              <w:t>。</w:t>
            </w:r>
            <w:r>
              <w:rPr>
                <w:rFonts w:ascii="宋体" w:hAnsi="宋体" w:hint="eastAsia"/>
                <w:sz w:val="24"/>
                <w:szCs w:val="24"/>
              </w:rPr>
              <w:t>次月恢复正常发放金额</w:t>
            </w:r>
            <w:r>
              <w:rPr>
                <w:rFonts w:ascii="宋体" w:hAnsi="宋体"/>
                <w:sz w:val="24"/>
                <w:szCs w:val="24"/>
              </w:rPr>
              <w:t>”</w:t>
            </w:r>
            <w:r>
              <w:rPr>
                <w:rFonts w:ascii="宋体" w:hAnsi="宋体" w:hint="eastAsia"/>
                <w:sz w:val="24"/>
                <w:szCs w:val="24"/>
              </w:rPr>
              <w:t>（有发放职业年金的，有补发的信息格式）</w:t>
            </w:r>
          </w:p>
        </w:tc>
      </w:tr>
    </w:tbl>
    <w:p w14:paraId="00701641" w14:textId="77777777" w:rsidR="00884389" w:rsidRPr="00B97BAA" w:rsidRDefault="00884389" w:rsidP="00884389">
      <w:pPr>
        <w:spacing w:line="360" w:lineRule="auto"/>
        <w:rPr>
          <w:rFonts w:ascii="仿宋" w:eastAsia="仿宋" w:hAnsi="仿宋"/>
          <w:bCs/>
          <w:iCs/>
          <w:sz w:val="24"/>
          <w:szCs w:val="24"/>
        </w:rPr>
      </w:pPr>
    </w:p>
    <w:p w14:paraId="7F783309" w14:textId="0EBC1A8E" w:rsidR="00884389" w:rsidRDefault="00884389" w:rsidP="00884389">
      <w:pPr>
        <w:pStyle w:val="1"/>
      </w:pPr>
      <w:r>
        <w:rPr>
          <w:rFonts w:hint="eastAsia"/>
        </w:rPr>
        <w:t>（</w:t>
      </w:r>
      <w:r w:rsidR="001178A7">
        <w:rPr>
          <w:rFonts w:hint="eastAsia"/>
        </w:rPr>
        <w:t>四</w:t>
      </w:r>
      <w:r>
        <w:rPr>
          <w:rFonts w:hint="eastAsia"/>
        </w:rPr>
        <w:t>）</w:t>
      </w:r>
      <w:r w:rsidR="002F55CF" w:rsidRPr="002F55CF">
        <w:rPr>
          <w:rFonts w:hint="eastAsia"/>
        </w:rPr>
        <w:t>数据指标</w:t>
      </w:r>
    </w:p>
    <w:p w14:paraId="17D4A7BA" w14:textId="77835099" w:rsidR="006965B1" w:rsidRPr="006965B1" w:rsidRDefault="006965B1" w:rsidP="00884389">
      <w:pPr>
        <w:pStyle w:val="1"/>
        <w:rPr>
          <w:rFonts w:hint="eastAsia"/>
        </w:rPr>
      </w:pPr>
      <w:r>
        <w:t>数据指标详细处理见</w:t>
      </w:r>
    </w:p>
    <w:p w14:paraId="61536F3C" w14:textId="6DD7F2CA" w:rsidR="001178A7" w:rsidRPr="00636345" w:rsidRDefault="001178A7" w:rsidP="001178A7">
      <w:r>
        <w:t>（部</w:t>
      </w:r>
      <w:r>
        <w:t>↓</w:t>
      </w:r>
      <w:r>
        <w:t>）</w:t>
      </w:r>
    </w:p>
    <w:tbl>
      <w:tblPr>
        <w:tblW w:w="8789" w:type="dxa"/>
        <w:tblInd w:w="108" w:type="dxa"/>
        <w:tblLook w:val="04A0" w:firstRow="1" w:lastRow="0" w:firstColumn="1" w:lastColumn="0" w:noHBand="0" w:noVBand="1"/>
      </w:tblPr>
      <w:tblGrid>
        <w:gridCol w:w="993"/>
        <w:gridCol w:w="991"/>
        <w:gridCol w:w="992"/>
        <w:gridCol w:w="992"/>
        <w:gridCol w:w="3261"/>
        <w:gridCol w:w="770"/>
        <w:gridCol w:w="790"/>
      </w:tblGrid>
      <w:tr w:rsidR="001178A7" w:rsidRPr="00ED7CA6" w14:paraId="2EFE941A" w14:textId="77777777" w:rsidTr="001178A7">
        <w:trPr>
          <w:trHeight w:val="284"/>
        </w:trPr>
        <w:tc>
          <w:tcPr>
            <w:tcW w:w="993" w:type="dxa"/>
            <w:vMerge w:val="restart"/>
            <w:tcBorders>
              <w:top w:val="single" w:sz="4" w:space="0" w:color="auto"/>
              <w:left w:val="single" w:sz="4" w:space="0" w:color="auto"/>
              <w:bottom w:val="single" w:sz="4" w:space="0" w:color="000000"/>
              <w:right w:val="single" w:sz="4" w:space="0" w:color="auto"/>
            </w:tcBorders>
            <w:shd w:val="clear" w:color="auto" w:fill="D5DCE4" w:themeFill="text2" w:themeFillTint="33"/>
            <w:vAlign w:val="center"/>
          </w:tcPr>
          <w:p w14:paraId="2692DB20" w14:textId="77777777" w:rsidR="001178A7" w:rsidRPr="00EC4384" w:rsidRDefault="001178A7" w:rsidP="001178A7">
            <w:pPr>
              <w:widowControl/>
              <w:jc w:val="center"/>
              <w:rPr>
                <w:rFonts w:ascii="Times New Roman" w:hAnsi="Times New Roman"/>
                <w:b/>
              </w:rPr>
            </w:pPr>
            <w:r w:rsidRPr="00ED7CA6">
              <w:rPr>
                <w:rFonts w:ascii="Times New Roman" w:hAnsi="Times New Roman" w:hint="eastAsia"/>
                <w:b/>
              </w:rPr>
              <w:t>原子业务编号</w:t>
            </w:r>
          </w:p>
        </w:tc>
        <w:tc>
          <w:tcPr>
            <w:tcW w:w="991"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AED2C72" w14:textId="77777777" w:rsidR="001178A7" w:rsidRPr="00EC4384" w:rsidRDefault="001178A7" w:rsidP="001178A7">
            <w:pPr>
              <w:widowControl/>
              <w:jc w:val="center"/>
              <w:rPr>
                <w:rFonts w:ascii="Times New Roman" w:hAnsi="Times New Roman"/>
                <w:b/>
              </w:rPr>
            </w:pPr>
            <w:r w:rsidRPr="00ED7CA6">
              <w:rPr>
                <w:rFonts w:ascii="Times New Roman" w:hAnsi="Times New Roman" w:hint="eastAsia"/>
                <w:b/>
              </w:rPr>
              <w:t>原子业务服务</w:t>
            </w:r>
          </w:p>
        </w:tc>
        <w:tc>
          <w:tcPr>
            <w:tcW w:w="992" w:type="dxa"/>
            <w:vMerge w:val="restart"/>
            <w:tcBorders>
              <w:top w:val="single" w:sz="4" w:space="0" w:color="auto"/>
              <w:left w:val="single" w:sz="4" w:space="0" w:color="auto"/>
              <w:bottom w:val="single" w:sz="4" w:space="0" w:color="000000"/>
              <w:right w:val="single" w:sz="4" w:space="0" w:color="auto"/>
            </w:tcBorders>
            <w:shd w:val="clear" w:color="auto" w:fill="D5DCE4" w:themeFill="text2" w:themeFillTint="33"/>
            <w:vAlign w:val="center"/>
          </w:tcPr>
          <w:p w14:paraId="27CEF8BE" w14:textId="77777777" w:rsidR="001178A7" w:rsidRPr="00EC4384" w:rsidRDefault="001178A7" w:rsidP="001178A7">
            <w:pPr>
              <w:widowControl/>
              <w:jc w:val="center"/>
              <w:rPr>
                <w:rFonts w:ascii="Times New Roman" w:hAnsi="Times New Roman"/>
                <w:b/>
              </w:rPr>
            </w:pPr>
            <w:r w:rsidRPr="00ED7CA6">
              <w:rPr>
                <w:rFonts w:ascii="Times New Roman" w:hAnsi="Times New Roman" w:hint="eastAsia"/>
                <w:b/>
              </w:rPr>
              <w:t>原子业务说明</w:t>
            </w:r>
          </w:p>
        </w:tc>
        <w:tc>
          <w:tcPr>
            <w:tcW w:w="5813" w:type="dxa"/>
            <w:gridSpan w:val="4"/>
            <w:tcBorders>
              <w:top w:val="single" w:sz="4" w:space="0" w:color="auto"/>
              <w:left w:val="nil"/>
              <w:bottom w:val="single" w:sz="4" w:space="0" w:color="auto"/>
              <w:right w:val="single" w:sz="4" w:space="0" w:color="auto"/>
            </w:tcBorders>
            <w:shd w:val="clear" w:color="auto" w:fill="D5DCE4" w:themeFill="text2" w:themeFillTint="33"/>
            <w:noWrap/>
            <w:vAlign w:val="center"/>
          </w:tcPr>
          <w:p w14:paraId="4A295715" w14:textId="77777777" w:rsidR="001178A7" w:rsidRPr="00EC4384" w:rsidRDefault="001178A7" w:rsidP="001178A7">
            <w:pPr>
              <w:widowControl/>
              <w:jc w:val="center"/>
              <w:rPr>
                <w:rFonts w:ascii="Times New Roman" w:hAnsi="Times New Roman"/>
                <w:b/>
              </w:rPr>
            </w:pPr>
            <w:r w:rsidRPr="00ED7CA6">
              <w:rPr>
                <w:rFonts w:ascii="Times New Roman" w:hAnsi="Times New Roman" w:hint="eastAsia"/>
                <w:b/>
              </w:rPr>
              <w:t>业务操作表</w:t>
            </w:r>
          </w:p>
        </w:tc>
      </w:tr>
      <w:tr w:rsidR="001178A7" w:rsidRPr="00ED7CA6" w14:paraId="2405F853" w14:textId="77777777" w:rsidTr="001178A7">
        <w:trPr>
          <w:trHeight w:val="284"/>
        </w:trPr>
        <w:tc>
          <w:tcPr>
            <w:tcW w:w="993" w:type="dxa"/>
            <w:vMerge/>
            <w:tcBorders>
              <w:top w:val="single" w:sz="4" w:space="0" w:color="auto"/>
              <w:left w:val="single" w:sz="4" w:space="0" w:color="auto"/>
              <w:bottom w:val="single" w:sz="4" w:space="0" w:color="000000"/>
              <w:right w:val="single" w:sz="4" w:space="0" w:color="auto"/>
            </w:tcBorders>
            <w:shd w:val="clear" w:color="auto" w:fill="D5DCE4" w:themeFill="text2" w:themeFillTint="33"/>
            <w:vAlign w:val="center"/>
          </w:tcPr>
          <w:p w14:paraId="77846A41" w14:textId="77777777" w:rsidR="001178A7" w:rsidRPr="00ED7CA6" w:rsidRDefault="001178A7" w:rsidP="001178A7">
            <w:pPr>
              <w:widowControl/>
              <w:jc w:val="center"/>
              <w:rPr>
                <w:rFonts w:ascii="Times New Roman" w:hAnsi="Times New Roman"/>
                <w:b/>
              </w:rPr>
            </w:pPr>
          </w:p>
        </w:tc>
        <w:tc>
          <w:tcPr>
            <w:tcW w:w="99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DED4463" w14:textId="77777777" w:rsidR="001178A7" w:rsidRPr="00ED7CA6" w:rsidRDefault="001178A7" w:rsidP="001178A7">
            <w:pPr>
              <w:widowControl/>
              <w:jc w:val="center"/>
              <w:rPr>
                <w:rFonts w:ascii="Times New Roman" w:hAnsi="Times New Roman"/>
                <w:b/>
              </w:rPr>
            </w:pPr>
          </w:p>
        </w:tc>
        <w:tc>
          <w:tcPr>
            <w:tcW w:w="992" w:type="dxa"/>
            <w:vMerge/>
            <w:tcBorders>
              <w:top w:val="single" w:sz="4" w:space="0" w:color="auto"/>
              <w:left w:val="single" w:sz="4" w:space="0" w:color="auto"/>
              <w:bottom w:val="single" w:sz="4" w:space="0" w:color="000000"/>
              <w:right w:val="single" w:sz="4" w:space="0" w:color="auto"/>
            </w:tcBorders>
            <w:shd w:val="clear" w:color="auto" w:fill="D5DCE4" w:themeFill="text2" w:themeFillTint="33"/>
            <w:vAlign w:val="center"/>
          </w:tcPr>
          <w:p w14:paraId="02655EB6" w14:textId="77777777" w:rsidR="001178A7" w:rsidRPr="00ED7CA6" w:rsidRDefault="001178A7" w:rsidP="001178A7">
            <w:pPr>
              <w:widowControl/>
              <w:jc w:val="center"/>
              <w:rPr>
                <w:rFonts w:ascii="Times New Roman" w:hAnsi="Times New Roman"/>
                <w:b/>
              </w:rPr>
            </w:pPr>
          </w:p>
        </w:tc>
        <w:tc>
          <w:tcPr>
            <w:tcW w:w="992" w:type="dxa"/>
            <w:tcBorders>
              <w:top w:val="nil"/>
              <w:left w:val="nil"/>
              <w:bottom w:val="single" w:sz="4" w:space="0" w:color="auto"/>
              <w:right w:val="single" w:sz="4" w:space="0" w:color="auto"/>
            </w:tcBorders>
            <w:shd w:val="clear" w:color="auto" w:fill="D5DCE4" w:themeFill="text2" w:themeFillTint="33"/>
            <w:vAlign w:val="center"/>
          </w:tcPr>
          <w:p w14:paraId="05EF304E" w14:textId="77777777" w:rsidR="001178A7" w:rsidRPr="00EC4384" w:rsidRDefault="001178A7" w:rsidP="001178A7">
            <w:pPr>
              <w:widowControl/>
              <w:jc w:val="center"/>
              <w:rPr>
                <w:rFonts w:ascii="Times New Roman" w:hAnsi="Times New Roman"/>
                <w:b/>
              </w:rPr>
            </w:pPr>
            <w:r w:rsidRPr="00ED7CA6">
              <w:rPr>
                <w:rFonts w:ascii="Times New Roman" w:hAnsi="Times New Roman" w:hint="eastAsia"/>
                <w:b/>
              </w:rPr>
              <w:t>操作表编码</w:t>
            </w:r>
          </w:p>
        </w:tc>
        <w:tc>
          <w:tcPr>
            <w:tcW w:w="3261" w:type="dxa"/>
            <w:tcBorders>
              <w:top w:val="nil"/>
              <w:left w:val="nil"/>
              <w:bottom w:val="single" w:sz="4" w:space="0" w:color="auto"/>
              <w:right w:val="single" w:sz="4" w:space="0" w:color="auto"/>
            </w:tcBorders>
            <w:shd w:val="clear" w:color="auto" w:fill="D5DCE4" w:themeFill="text2" w:themeFillTint="33"/>
            <w:vAlign w:val="center"/>
          </w:tcPr>
          <w:p w14:paraId="441CDF0E" w14:textId="77777777" w:rsidR="001178A7" w:rsidRPr="00EC4384" w:rsidRDefault="001178A7" w:rsidP="001178A7">
            <w:pPr>
              <w:widowControl/>
              <w:jc w:val="center"/>
              <w:rPr>
                <w:rFonts w:ascii="Times New Roman" w:hAnsi="Times New Roman"/>
                <w:b/>
              </w:rPr>
            </w:pPr>
            <w:r w:rsidRPr="00ED7CA6">
              <w:rPr>
                <w:rFonts w:ascii="Times New Roman" w:hAnsi="Times New Roman" w:hint="eastAsia"/>
                <w:b/>
              </w:rPr>
              <w:t>操作表名称</w:t>
            </w:r>
          </w:p>
        </w:tc>
        <w:tc>
          <w:tcPr>
            <w:tcW w:w="770" w:type="dxa"/>
            <w:tcBorders>
              <w:top w:val="nil"/>
              <w:left w:val="nil"/>
              <w:bottom w:val="single" w:sz="4" w:space="0" w:color="auto"/>
              <w:right w:val="single" w:sz="4" w:space="0" w:color="auto"/>
            </w:tcBorders>
            <w:shd w:val="clear" w:color="auto" w:fill="D5DCE4" w:themeFill="text2" w:themeFillTint="33"/>
            <w:vAlign w:val="center"/>
          </w:tcPr>
          <w:p w14:paraId="22A5E7D5" w14:textId="77777777" w:rsidR="001178A7" w:rsidRPr="00EC4384" w:rsidRDefault="001178A7" w:rsidP="001178A7">
            <w:pPr>
              <w:widowControl/>
              <w:jc w:val="center"/>
              <w:rPr>
                <w:rFonts w:ascii="Times New Roman" w:hAnsi="Times New Roman"/>
                <w:b/>
              </w:rPr>
            </w:pPr>
            <w:r w:rsidRPr="00ED7CA6">
              <w:rPr>
                <w:rFonts w:ascii="Times New Roman" w:hAnsi="Times New Roman" w:hint="eastAsia"/>
                <w:b/>
              </w:rPr>
              <w:t>操作说明</w:t>
            </w:r>
          </w:p>
        </w:tc>
        <w:tc>
          <w:tcPr>
            <w:tcW w:w="790" w:type="dxa"/>
            <w:tcBorders>
              <w:top w:val="nil"/>
              <w:left w:val="nil"/>
              <w:bottom w:val="single" w:sz="4" w:space="0" w:color="auto"/>
              <w:right w:val="single" w:sz="4" w:space="0" w:color="auto"/>
            </w:tcBorders>
            <w:shd w:val="clear" w:color="auto" w:fill="D5DCE4" w:themeFill="text2" w:themeFillTint="33"/>
            <w:vAlign w:val="center"/>
          </w:tcPr>
          <w:p w14:paraId="51BB9312" w14:textId="77777777" w:rsidR="001178A7" w:rsidRPr="00EC4384" w:rsidRDefault="001178A7" w:rsidP="001178A7">
            <w:pPr>
              <w:widowControl/>
              <w:jc w:val="center"/>
              <w:rPr>
                <w:rFonts w:ascii="Times New Roman" w:hAnsi="Times New Roman"/>
                <w:b/>
              </w:rPr>
            </w:pPr>
            <w:r w:rsidRPr="00ED7CA6">
              <w:rPr>
                <w:rFonts w:ascii="Times New Roman" w:hAnsi="Times New Roman" w:hint="eastAsia"/>
                <w:b/>
              </w:rPr>
              <w:t>是否必须</w:t>
            </w:r>
          </w:p>
        </w:tc>
      </w:tr>
      <w:tr w:rsidR="001178A7" w:rsidRPr="00ED7CA6" w14:paraId="4C1099D3" w14:textId="77777777" w:rsidTr="001178A7">
        <w:trPr>
          <w:trHeight w:val="284"/>
        </w:trPr>
        <w:tc>
          <w:tcPr>
            <w:tcW w:w="993" w:type="dxa"/>
            <w:vMerge w:val="restart"/>
            <w:tcBorders>
              <w:top w:val="nil"/>
              <w:left w:val="single" w:sz="4" w:space="0" w:color="auto"/>
              <w:bottom w:val="single" w:sz="4" w:space="0" w:color="auto"/>
              <w:right w:val="single" w:sz="4" w:space="0" w:color="auto"/>
            </w:tcBorders>
            <w:shd w:val="clear" w:color="auto" w:fill="auto"/>
            <w:vAlign w:val="center"/>
          </w:tcPr>
          <w:p w14:paraId="14145961" w14:textId="77777777" w:rsidR="001178A7" w:rsidRPr="00EC4384" w:rsidRDefault="001178A7" w:rsidP="001178A7">
            <w:pPr>
              <w:widowControl/>
              <w:jc w:val="center"/>
              <w:rPr>
                <w:rFonts w:ascii="Times New Roman" w:hAnsi="Times New Roman"/>
                <w:sz w:val="21"/>
                <w:szCs w:val="21"/>
              </w:rPr>
            </w:pPr>
            <w:r w:rsidRPr="00EC4384">
              <w:rPr>
                <w:rFonts w:ascii="Times New Roman" w:hAnsi="Times New Roman"/>
                <w:sz w:val="21"/>
                <w:szCs w:val="21"/>
              </w:rPr>
              <w:t>DD005</w:t>
            </w:r>
          </w:p>
        </w:tc>
        <w:tc>
          <w:tcPr>
            <w:tcW w:w="991" w:type="dxa"/>
            <w:vMerge w:val="restart"/>
            <w:tcBorders>
              <w:top w:val="nil"/>
              <w:left w:val="single" w:sz="4" w:space="0" w:color="auto"/>
              <w:bottom w:val="single" w:sz="4" w:space="0" w:color="auto"/>
              <w:right w:val="single" w:sz="4" w:space="0" w:color="auto"/>
            </w:tcBorders>
            <w:shd w:val="clear" w:color="auto" w:fill="auto"/>
            <w:vAlign w:val="center"/>
          </w:tcPr>
          <w:p w14:paraId="6BB58DD1" w14:textId="77777777" w:rsidR="001178A7" w:rsidRPr="00EC4384" w:rsidRDefault="001178A7" w:rsidP="001178A7">
            <w:pPr>
              <w:widowControl/>
              <w:jc w:val="center"/>
              <w:rPr>
                <w:rFonts w:ascii="Times New Roman" w:hAnsi="Times New Roman"/>
                <w:sz w:val="21"/>
                <w:szCs w:val="21"/>
              </w:rPr>
            </w:pPr>
            <w:r w:rsidRPr="00ED7CA6">
              <w:rPr>
                <w:rFonts w:ascii="Times New Roman" w:hAnsi="Times New Roman" w:hint="eastAsia"/>
                <w:sz w:val="21"/>
                <w:szCs w:val="21"/>
              </w:rPr>
              <w:t>企业养老待遇核定</w:t>
            </w:r>
          </w:p>
        </w:tc>
        <w:tc>
          <w:tcPr>
            <w:tcW w:w="992" w:type="dxa"/>
            <w:vMerge w:val="restart"/>
            <w:tcBorders>
              <w:top w:val="nil"/>
              <w:left w:val="single" w:sz="4" w:space="0" w:color="auto"/>
              <w:bottom w:val="single" w:sz="4" w:space="0" w:color="000000"/>
              <w:right w:val="single" w:sz="4" w:space="0" w:color="auto"/>
            </w:tcBorders>
            <w:shd w:val="clear" w:color="auto" w:fill="auto"/>
            <w:vAlign w:val="center"/>
          </w:tcPr>
          <w:p w14:paraId="2F0E71E1" w14:textId="77777777" w:rsidR="001178A7" w:rsidRPr="00EC4384" w:rsidRDefault="001178A7" w:rsidP="001178A7">
            <w:pPr>
              <w:widowControl/>
              <w:jc w:val="center"/>
              <w:rPr>
                <w:rFonts w:ascii="Times New Roman" w:hAnsi="Times New Roman"/>
                <w:sz w:val="21"/>
                <w:szCs w:val="21"/>
              </w:rPr>
            </w:pPr>
            <w:r w:rsidRPr="00ED7CA6">
              <w:rPr>
                <w:rFonts w:ascii="Times New Roman" w:hAnsi="Times New Roman" w:hint="eastAsia"/>
                <w:sz w:val="21"/>
                <w:szCs w:val="21"/>
              </w:rPr>
              <w:t>核定职工退休人员定期待遇及年发一次性待遇。如产生补退发待遇信息，还需与</w:t>
            </w:r>
            <w:r w:rsidRPr="00EC4384">
              <w:rPr>
                <w:rFonts w:ascii="Times New Roman" w:hAnsi="Times New Roman"/>
                <w:sz w:val="21"/>
                <w:szCs w:val="21"/>
              </w:rPr>
              <w:t>‘</w:t>
            </w:r>
            <w:r w:rsidRPr="00ED7CA6">
              <w:rPr>
                <w:rFonts w:ascii="Times New Roman" w:hAnsi="Times New Roman" w:hint="eastAsia"/>
                <w:sz w:val="21"/>
                <w:szCs w:val="21"/>
              </w:rPr>
              <w:t>待遇补发</w:t>
            </w:r>
            <w:r w:rsidRPr="00EC4384">
              <w:rPr>
                <w:rFonts w:ascii="Times New Roman" w:hAnsi="Times New Roman"/>
                <w:sz w:val="21"/>
                <w:szCs w:val="21"/>
              </w:rPr>
              <w:t>’</w:t>
            </w:r>
            <w:r w:rsidRPr="00ED7CA6">
              <w:rPr>
                <w:rFonts w:ascii="Times New Roman" w:hAnsi="Times New Roman" w:hint="eastAsia"/>
                <w:sz w:val="21"/>
                <w:szCs w:val="21"/>
              </w:rPr>
              <w:t>、</w:t>
            </w:r>
            <w:r w:rsidRPr="00EC4384">
              <w:rPr>
                <w:rFonts w:ascii="Times New Roman" w:hAnsi="Times New Roman"/>
                <w:sz w:val="21"/>
                <w:szCs w:val="21"/>
              </w:rPr>
              <w:t>‘</w:t>
            </w:r>
            <w:r w:rsidRPr="00ED7CA6">
              <w:rPr>
                <w:rFonts w:ascii="Times New Roman" w:hAnsi="Times New Roman" w:hint="eastAsia"/>
                <w:sz w:val="21"/>
                <w:szCs w:val="21"/>
              </w:rPr>
              <w:t>待遇退发</w:t>
            </w:r>
            <w:r w:rsidRPr="00EC4384">
              <w:rPr>
                <w:rFonts w:ascii="Times New Roman" w:hAnsi="Times New Roman"/>
                <w:sz w:val="21"/>
                <w:szCs w:val="21"/>
              </w:rPr>
              <w:t>’</w:t>
            </w:r>
            <w:r w:rsidRPr="00ED7CA6">
              <w:rPr>
                <w:rFonts w:ascii="Times New Roman" w:hAnsi="Times New Roman" w:hint="eastAsia"/>
                <w:sz w:val="21"/>
                <w:szCs w:val="21"/>
              </w:rPr>
              <w:lastRenderedPageBreak/>
              <w:t>原子业务配合使用</w:t>
            </w:r>
          </w:p>
        </w:tc>
        <w:tc>
          <w:tcPr>
            <w:tcW w:w="992" w:type="dxa"/>
            <w:tcBorders>
              <w:top w:val="nil"/>
              <w:left w:val="nil"/>
              <w:bottom w:val="single" w:sz="4" w:space="0" w:color="auto"/>
              <w:right w:val="single" w:sz="4" w:space="0" w:color="auto"/>
            </w:tcBorders>
            <w:shd w:val="clear" w:color="auto" w:fill="auto"/>
            <w:noWrap/>
            <w:vAlign w:val="center"/>
          </w:tcPr>
          <w:p w14:paraId="58338E64" w14:textId="77777777" w:rsidR="001178A7" w:rsidRPr="00ED7CA6" w:rsidRDefault="001178A7" w:rsidP="001178A7">
            <w:pPr>
              <w:widowControl/>
              <w:jc w:val="center"/>
              <w:rPr>
                <w:rFonts w:ascii="Times New Roman" w:hAnsi="Times New Roman"/>
                <w:sz w:val="21"/>
                <w:szCs w:val="21"/>
              </w:rPr>
            </w:pPr>
            <w:r w:rsidRPr="00ED7CA6">
              <w:rPr>
                <w:rFonts w:ascii="Times New Roman" w:hAnsi="Times New Roman"/>
                <w:sz w:val="21"/>
                <w:szCs w:val="21"/>
              </w:rPr>
              <w:lastRenderedPageBreak/>
              <w:t>AC60</w:t>
            </w:r>
          </w:p>
        </w:tc>
        <w:tc>
          <w:tcPr>
            <w:tcW w:w="3261" w:type="dxa"/>
            <w:tcBorders>
              <w:top w:val="nil"/>
              <w:left w:val="nil"/>
              <w:bottom w:val="single" w:sz="4" w:space="0" w:color="auto"/>
              <w:right w:val="single" w:sz="4" w:space="0" w:color="auto"/>
            </w:tcBorders>
            <w:shd w:val="clear" w:color="auto" w:fill="auto"/>
            <w:vAlign w:val="center"/>
          </w:tcPr>
          <w:p w14:paraId="4CEA815F" w14:textId="77777777" w:rsidR="001178A7" w:rsidRPr="00EC4384" w:rsidRDefault="001178A7" w:rsidP="001178A7">
            <w:pPr>
              <w:widowControl/>
              <w:jc w:val="center"/>
              <w:rPr>
                <w:rFonts w:ascii="Times New Roman" w:hAnsi="Times New Roman"/>
                <w:sz w:val="21"/>
                <w:szCs w:val="21"/>
              </w:rPr>
            </w:pPr>
            <w:r w:rsidRPr="00ED7CA6">
              <w:rPr>
                <w:rFonts w:ascii="Times New Roman" w:hAnsi="Times New Roman" w:hint="eastAsia"/>
                <w:sz w:val="21"/>
                <w:szCs w:val="21"/>
              </w:rPr>
              <w:t>享受待遇基本信息</w:t>
            </w:r>
          </w:p>
        </w:tc>
        <w:tc>
          <w:tcPr>
            <w:tcW w:w="770" w:type="dxa"/>
            <w:tcBorders>
              <w:top w:val="nil"/>
              <w:left w:val="nil"/>
              <w:bottom w:val="single" w:sz="4" w:space="0" w:color="auto"/>
              <w:right w:val="single" w:sz="4" w:space="0" w:color="auto"/>
            </w:tcBorders>
            <w:shd w:val="clear" w:color="auto" w:fill="auto"/>
            <w:noWrap/>
            <w:vAlign w:val="center"/>
          </w:tcPr>
          <w:p w14:paraId="5B71FAB1" w14:textId="77777777" w:rsidR="001178A7" w:rsidRPr="00EC4384" w:rsidRDefault="001178A7" w:rsidP="001178A7">
            <w:pPr>
              <w:widowControl/>
              <w:jc w:val="center"/>
              <w:rPr>
                <w:rFonts w:ascii="Times New Roman" w:hAnsi="Times New Roman"/>
                <w:sz w:val="21"/>
                <w:szCs w:val="21"/>
              </w:rPr>
            </w:pPr>
            <w:r w:rsidRPr="00ED7CA6">
              <w:rPr>
                <w:rFonts w:ascii="Times New Roman" w:hAnsi="Times New Roman" w:hint="eastAsia"/>
                <w:sz w:val="21"/>
                <w:szCs w:val="21"/>
              </w:rPr>
              <w:t>新增</w:t>
            </w:r>
          </w:p>
        </w:tc>
        <w:tc>
          <w:tcPr>
            <w:tcW w:w="790" w:type="dxa"/>
            <w:tcBorders>
              <w:top w:val="nil"/>
              <w:left w:val="nil"/>
              <w:bottom w:val="single" w:sz="4" w:space="0" w:color="auto"/>
              <w:right w:val="single" w:sz="4" w:space="0" w:color="auto"/>
            </w:tcBorders>
            <w:shd w:val="clear" w:color="auto" w:fill="auto"/>
            <w:noWrap/>
            <w:vAlign w:val="center"/>
          </w:tcPr>
          <w:p w14:paraId="3EAB48B2" w14:textId="77777777" w:rsidR="001178A7" w:rsidRPr="00EC4384" w:rsidRDefault="001178A7" w:rsidP="001178A7">
            <w:pPr>
              <w:widowControl/>
              <w:jc w:val="center"/>
              <w:rPr>
                <w:rFonts w:ascii="Times New Roman" w:hAnsi="Times New Roman"/>
                <w:sz w:val="21"/>
                <w:szCs w:val="21"/>
              </w:rPr>
            </w:pPr>
            <w:r w:rsidRPr="00ED7CA6">
              <w:rPr>
                <w:rFonts w:ascii="Times New Roman" w:hAnsi="Times New Roman" w:hint="eastAsia"/>
                <w:sz w:val="21"/>
                <w:szCs w:val="21"/>
              </w:rPr>
              <w:t>是</w:t>
            </w:r>
          </w:p>
        </w:tc>
      </w:tr>
      <w:tr w:rsidR="001178A7" w:rsidRPr="00ED7CA6" w14:paraId="3A036F22" w14:textId="77777777" w:rsidTr="001178A7">
        <w:trPr>
          <w:trHeight w:val="284"/>
        </w:trPr>
        <w:tc>
          <w:tcPr>
            <w:tcW w:w="993" w:type="dxa"/>
            <w:vMerge/>
            <w:tcBorders>
              <w:top w:val="nil"/>
              <w:left w:val="single" w:sz="4" w:space="0" w:color="auto"/>
              <w:bottom w:val="single" w:sz="4" w:space="0" w:color="auto"/>
              <w:right w:val="single" w:sz="4" w:space="0" w:color="auto"/>
            </w:tcBorders>
            <w:shd w:val="clear" w:color="auto" w:fill="auto"/>
            <w:vAlign w:val="center"/>
          </w:tcPr>
          <w:p w14:paraId="33EA003B" w14:textId="77777777" w:rsidR="001178A7" w:rsidRPr="00ED7CA6" w:rsidRDefault="001178A7" w:rsidP="001178A7">
            <w:pPr>
              <w:widowControl/>
              <w:jc w:val="center"/>
              <w:rPr>
                <w:rFonts w:ascii="Times New Roman" w:hAnsi="Times New Roman"/>
                <w:kern w:val="0"/>
                <w:sz w:val="22"/>
              </w:rPr>
            </w:pPr>
          </w:p>
        </w:tc>
        <w:tc>
          <w:tcPr>
            <w:tcW w:w="991" w:type="dxa"/>
            <w:vMerge/>
            <w:tcBorders>
              <w:top w:val="nil"/>
              <w:left w:val="single" w:sz="4" w:space="0" w:color="auto"/>
              <w:bottom w:val="single" w:sz="4" w:space="0" w:color="auto"/>
              <w:right w:val="single" w:sz="4" w:space="0" w:color="auto"/>
            </w:tcBorders>
            <w:shd w:val="clear" w:color="auto" w:fill="auto"/>
            <w:vAlign w:val="center"/>
          </w:tcPr>
          <w:p w14:paraId="3317A356" w14:textId="77777777" w:rsidR="001178A7" w:rsidRPr="00ED7CA6" w:rsidRDefault="001178A7" w:rsidP="001178A7">
            <w:pPr>
              <w:widowControl/>
              <w:jc w:val="center"/>
              <w:rPr>
                <w:rFonts w:ascii="Times New Roman" w:hAnsi="Times New Roman"/>
              </w:rPr>
            </w:pPr>
          </w:p>
        </w:tc>
        <w:tc>
          <w:tcPr>
            <w:tcW w:w="992" w:type="dxa"/>
            <w:vMerge/>
            <w:tcBorders>
              <w:top w:val="nil"/>
              <w:left w:val="single" w:sz="4" w:space="0" w:color="auto"/>
              <w:bottom w:val="single" w:sz="4" w:space="0" w:color="000000"/>
              <w:right w:val="single" w:sz="4" w:space="0" w:color="auto"/>
            </w:tcBorders>
            <w:shd w:val="clear" w:color="auto" w:fill="auto"/>
            <w:vAlign w:val="center"/>
          </w:tcPr>
          <w:p w14:paraId="2CE1F428" w14:textId="77777777" w:rsidR="001178A7" w:rsidRPr="00ED7CA6" w:rsidRDefault="001178A7" w:rsidP="001178A7">
            <w:pPr>
              <w:widowControl/>
              <w:jc w:val="center"/>
              <w:rPr>
                <w:rFonts w:ascii="Times New Roman" w:hAnsi="Times New Roman"/>
              </w:rPr>
            </w:pPr>
          </w:p>
        </w:tc>
        <w:tc>
          <w:tcPr>
            <w:tcW w:w="992" w:type="dxa"/>
            <w:tcBorders>
              <w:top w:val="nil"/>
              <w:left w:val="nil"/>
              <w:bottom w:val="single" w:sz="4" w:space="0" w:color="auto"/>
              <w:right w:val="single" w:sz="4" w:space="0" w:color="auto"/>
            </w:tcBorders>
            <w:shd w:val="clear" w:color="auto" w:fill="auto"/>
            <w:noWrap/>
            <w:vAlign w:val="center"/>
          </w:tcPr>
          <w:p w14:paraId="73607B2B" w14:textId="77777777" w:rsidR="001178A7" w:rsidRPr="00ED7CA6" w:rsidRDefault="001178A7" w:rsidP="001178A7">
            <w:pPr>
              <w:widowControl/>
              <w:jc w:val="center"/>
              <w:rPr>
                <w:rFonts w:ascii="Times New Roman" w:hAnsi="Times New Roman"/>
                <w:sz w:val="21"/>
                <w:szCs w:val="21"/>
              </w:rPr>
            </w:pPr>
            <w:r w:rsidRPr="00ED7CA6">
              <w:rPr>
                <w:rFonts w:ascii="Times New Roman" w:hAnsi="Times New Roman"/>
                <w:sz w:val="21"/>
                <w:szCs w:val="21"/>
              </w:rPr>
              <w:t>AC70</w:t>
            </w:r>
          </w:p>
        </w:tc>
        <w:tc>
          <w:tcPr>
            <w:tcW w:w="3261" w:type="dxa"/>
            <w:tcBorders>
              <w:top w:val="nil"/>
              <w:left w:val="nil"/>
              <w:bottom w:val="single" w:sz="4" w:space="0" w:color="auto"/>
              <w:right w:val="single" w:sz="4" w:space="0" w:color="auto"/>
            </w:tcBorders>
            <w:shd w:val="clear" w:color="auto" w:fill="auto"/>
            <w:vAlign w:val="center"/>
          </w:tcPr>
          <w:p w14:paraId="57621C40" w14:textId="77777777" w:rsidR="001178A7" w:rsidRPr="00EC4384" w:rsidRDefault="001178A7" w:rsidP="001178A7">
            <w:pPr>
              <w:widowControl/>
              <w:jc w:val="center"/>
              <w:rPr>
                <w:rFonts w:ascii="Times New Roman" w:hAnsi="Times New Roman"/>
                <w:sz w:val="21"/>
                <w:szCs w:val="21"/>
              </w:rPr>
            </w:pPr>
            <w:r w:rsidRPr="00ED7CA6">
              <w:rPr>
                <w:rFonts w:ascii="Times New Roman" w:hAnsi="Times New Roman" w:hint="eastAsia"/>
                <w:sz w:val="21"/>
                <w:szCs w:val="21"/>
              </w:rPr>
              <w:t>人员待遇申请事件</w:t>
            </w:r>
          </w:p>
        </w:tc>
        <w:tc>
          <w:tcPr>
            <w:tcW w:w="770" w:type="dxa"/>
            <w:tcBorders>
              <w:top w:val="nil"/>
              <w:left w:val="nil"/>
              <w:bottom w:val="single" w:sz="4" w:space="0" w:color="auto"/>
              <w:right w:val="single" w:sz="4" w:space="0" w:color="auto"/>
            </w:tcBorders>
            <w:shd w:val="clear" w:color="auto" w:fill="auto"/>
            <w:noWrap/>
            <w:vAlign w:val="center"/>
          </w:tcPr>
          <w:p w14:paraId="69E2B85C" w14:textId="77777777" w:rsidR="001178A7" w:rsidRPr="00EC4384" w:rsidRDefault="001178A7" w:rsidP="001178A7">
            <w:pPr>
              <w:widowControl/>
              <w:jc w:val="center"/>
              <w:rPr>
                <w:rFonts w:ascii="Times New Roman" w:hAnsi="Times New Roman"/>
                <w:sz w:val="21"/>
                <w:szCs w:val="21"/>
              </w:rPr>
            </w:pPr>
            <w:r w:rsidRPr="00ED7CA6">
              <w:rPr>
                <w:rFonts w:ascii="Times New Roman" w:hAnsi="Times New Roman" w:hint="eastAsia"/>
                <w:sz w:val="21"/>
                <w:szCs w:val="21"/>
              </w:rPr>
              <w:t>新增</w:t>
            </w:r>
          </w:p>
        </w:tc>
        <w:tc>
          <w:tcPr>
            <w:tcW w:w="790" w:type="dxa"/>
            <w:tcBorders>
              <w:top w:val="nil"/>
              <w:left w:val="nil"/>
              <w:bottom w:val="single" w:sz="4" w:space="0" w:color="auto"/>
              <w:right w:val="single" w:sz="4" w:space="0" w:color="auto"/>
            </w:tcBorders>
            <w:shd w:val="clear" w:color="auto" w:fill="auto"/>
            <w:noWrap/>
            <w:vAlign w:val="center"/>
          </w:tcPr>
          <w:p w14:paraId="39C79DF4" w14:textId="77777777" w:rsidR="001178A7" w:rsidRPr="00EC4384" w:rsidRDefault="001178A7" w:rsidP="001178A7">
            <w:pPr>
              <w:widowControl/>
              <w:jc w:val="center"/>
              <w:rPr>
                <w:rFonts w:ascii="Times New Roman" w:hAnsi="Times New Roman"/>
                <w:sz w:val="21"/>
                <w:szCs w:val="21"/>
              </w:rPr>
            </w:pPr>
            <w:r w:rsidRPr="00ED7CA6">
              <w:rPr>
                <w:rFonts w:ascii="Times New Roman" w:hAnsi="Times New Roman" w:hint="eastAsia"/>
                <w:sz w:val="21"/>
                <w:szCs w:val="21"/>
              </w:rPr>
              <w:t>是</w:t>
            </w:r>
          </w:p>
        </w:tc>
      </w:tr>
      <w:tr w:rsidR="001178A7" w:rsidRPr="00ED7CA6" w14:paraId="4DE70A7F" w14:textId="77777777" w:rsidTr="001178A7">
        <w:trPr>
          <w:trHeight w:val="284"/>
        </w:trPr>
        <w:tc>
          <w:tcPr>
            <w:tcW w:w="993" w:type="dxa"/>
            <w:vMerge/>
            <w:tcBorders>
              <w:top w:val="nil"/>
              <w:left w:val="single" w:sz="4" w:space="0" w:color="auto"/>
              <w:bottom w:val="single" w:sz="4" w:space="0" w:color="auto"/>
              <w:right w:val="single" w:sz="4" w:space="0" w:color="auto"/>
            </w:tcBorders>
            <w:shd w:val="clear" w:color="auto" w:fill="auto"/>
            <w:vAlign w:val="center"/>
          </w:tcPr>
          <w:p w14:paraId="30CB4EDC" w14:textId="77777777" w:rsidR="001178A7" w:rsidRPr="00ED7CA6" w:rsidRDefault="001178A7" w:rsidP="001178A7">
            <w:pPr>
              <w:widowControl/>
              <w:jc w:val="center"/>
              <w:rPr>
                <w:rFonts w:ascii="Times New Roman" w:hAnsi="Times New Roman"/>
                <w:kern w:val="0"/>
                <w:sz w:val="22"/>
              </w:rPr>
            </w:pPr>
          </w:p>
        </w:tc>
        <w:tc>
          <w:tcPr>
            <w:tcW w:w="991" w:type="dxa"/>
            <w:vMerge/>
            <w:tcBorders>
              <w:top w:val="nil"/>
              <w:left w:val="single" w:sz="4" w:space="0" w:color="auto"/>
              <w:bottom w:val="single" w:sz="4" w:space="0" w:color="auto"/>
              <w:right w:val="single" w:sz="4" w:space="0" w:color="auto"/>
            </w:tcBorders>
            <w:shd w:val="clear" w:color="auto" w:fill="auto"/>
            <w:vAlign w:val="center"/>
          </w:tcPr>
          <w:p w14:paraId="029D09CB" w14:textId="77777777" w:rsidR="001178A7" w:rsidRPr="00ED7CA6" w:rsidRDefault="001178A7" w:rsidP="001178A7">
            <w:pPr>
              <w:widowControl/>
              <w:jc w:val="center"/>
              <w:rPr>
                <w:rFonts w:ascii="Times New Roman" w:hAnsi="Times New Roman"/>
              </w:rPr>
            </w:pPr>
          </w:p>
        </w:tc>
        <w:tc>
          <w:tcPr>
            <w:tcW w:w="992" w:type="dxa"/>
            <w:vMerge/>
            <w:tcBorders>
              <w:top w:val="nil"/>
              <w:left w:val="single" w:sz="4" w:space="0" w:color="auto"/>
              <w:bottom w:val="single" w:sz="4" w:space="0" w:color="000000"/>
              <w:right w:val="single" w:sz="4" w:space="0" w:color="auto"/>
            </w:tcBorders>
            <w:shd w:val="clear" w:color="auto" w:fill="auto"/>
            <w:vAlign w:val="center"/>
          </w:tcPr>
          <w:p w14:paraId="5D8D693E" w14:textId="77777777" w:rsidR="001178A7" w:rsidRPr="00ED7CA6" w:rsidRDefault="001178A7" w:rsidP="001178A7">
            <w:pPr>
              <w:widowControl/>
              <w:jc w:val="center"/>
              <w:rPr>
                <w:rFonts w:ascii="Times New Roman" w:hAnsi="Times New Roman"/>
              </w:rPr>
            </w:pPr>
          </w:p>
        </w:tc>
        <w:tc>
          <w:tcPr>
            <w:tcW w:w="992" w:type="dxa"/>
            <w:tcBorders>
              <w:top w:val="nil"/>
              <w:left w:val="nil"/>
              <w:bottom w:val="single" w:sz="4" w:space="0" w:color="auto"/>
              <w:right w:val="single" w:sz="4" w:space="0" w:color="auto"/>
            </w:tcBorders>
            <w:shd w:val="clear" w:color="auto" w:fill="auto"/>
            <w:noWrap/>
            <w:vAlign w:val="center"/>
          </w:tcPr>
          <w:p w14:paraId="150B47B8" w14:textId="77777777" w:rsidR="001178A7" w:rsidRPr="00ED7CA6" w:rsidRDefault="001178A7" w:rsidP="001178A7">
            <w:pPr>
              <w:widowControl/>
              <w:jc w:val="center"/>
              <w:rPr>
                <w:rFonts w:ascii="Times New Roman" w:hAnsi="Times New Roman"/>
                <w:sz w:val="21"/>
                <w:szCs w:val="21"/>
              </w:rPr>
            </w:pPr>
            <w:r w:rsidRPr="00ED7CA6">
              <w:rPr>
                <w:rFonts w:ascii="Times New Roman" w:hAnsi="Times New Roman"/>
                <w:sz w:val="21"/>
                <w:szCs w:val="21"/>
              </w:rPr>
              <w:t>AC61</w:t>
            </w:r>
          </w:p>
        </w:tc>
        <w:tc>
          <w:tcPr>
            <w:tcW w:w="3261" w:type="dxa"/>
            <w:tcBorders>
              <w:top w:val="nil"/>
              <w:left w:val="nil"/>
              <w:bottom w:val="single" w:sz="4" w:space="0" w:color="auto"/>
              <w:right w:val="single" w:sz="4" w:space="0" w:color="auto"/>
            </w:tcBorders>
            <w:shd w:val="clear" w:color="auto" w:fill="auto"/>
            <w:vAlign w:val="center"/>
          </w:tcPr>
          <w:p w14:paraId="6CCB204E" w14:textId="77777777" w:rsidR="001178A7" w:rsidRPr="00EC4384" w:rsidRDefault="001178A7" w:rsidP="001178A7">
            <w:pPr>
              <w:widowControl/>
              <w:jc w:val="center"/>
              <w:rPr>
                <w:rFonts w:ascii="Times New Roman" w:hAnsi="Times New Roman"/>
                <w:sz w:val="21"/>
                <w:szCs w:val="21"/>
              </w:rPr>
            </w:pPr>
            <w:r w:rsidRPr="00ED7CA6">
              <w:rPr>
                <w:rFonts w:ascii="Times New Roman" w:hAnsi="Times New Roman" w:hint="eastAsia"/>
                <w:sz w:val="21"/>
                <w:szCs w:val="21"/>
              </w:rPr>
              <w:t>人员定期待遇项目明细</w:t>
            </w:r>
          </w:p>
        </w:tc>
        <w:tc>
          <w:tcPr>
            <w:tcW w:w="770" w:type="dxa"/>
            <w:tcBorders>
              <w:top w:val="nil"/>
              <w:left w:val="nil"/>
              <w:bottom w:val="single" w:sz="4" w:space="0" w:color="auto"/>
              <w:right w:val="single" w:sz="4" w:space="0" w:color="auto"/>
            </w:tcBorders>
            <w:shd w:val="clear" w:color="auto" w:fill="auto"/>
            <w:noWrap/>
            <w:vAlign w:val="center"/>
          </w:tcPr>
          <w:p w14:paraId="47A32E98" w14:textId="77777777" w:rsidR="001178A7" w:rsidRPr="00EC4384" w:rsidRDefault="001178A7" w:rsidP="001178A7">
            <w:pPr>
              <w:widowControl/>
              <w:jc w:val="center"/>
              <w:rPr>
                <w:rFonts w:ascii="Times New Roman" w:hAnsi="Times New Roman"/>
                <w:sz w:val="21"/>
                <w:szCs w:val="21"/>
              </w:rPr>
            </w:pPr>
            <w:r w:rsidRPr="00ED7CA6">
              <w:rPr>
                <w:rFonts w:ascii="Times New Roman" w:hAnsi="Times New Roman" w:hint="eastAsia"/>
                <w:sz w:val="21"/>
                <w:szCs w:val="21"/>
              </w:rPr>
              <w:t>新增</w:t>
            </w:r>
          </w:p>
        </w:tc>
        <w:tc>
          <w:tcPr>
            <w:tcW w:w="790" w:type="dxa"/>
            <w:tcBorders>
              <w:top w:val="nil"/>
              <w:left w:val="nil"/>
              <w:bottom w:val="single" w:sz="4" w:space="0" w:color="auto"/>
              <w:right w:val="single" w:sz="4" w:space="0" w:color="auto"/>
            </w:tcBorders>
            <w:shd w:val="clear" w:color="auto" w:fill="auto"/>
            <w:noWrap/>
            <w:vAlign w:val="center"/>
          </w:tcPr>
          <w:p w14:paraId="5A3F6A8A" w14:textId="77777777" w:rsidR="001178A7" w:rsidRPr="00EC4384" w:rsidRDefault="001178A7" w:rsidP="001178A7">
            <w:pPr>
              <w:widowControl/>
              <w:jc w:val="center"/>
              <w:rPr>
                <w:rFonts w:ascii="Times New Roman" w:hAnsi="Times New Roman"/>
                <w:sz w:val="21"/>
                <w:szCs w:val="21"/>
              </w:rPr>
            </w:pPr>
            <w:r w:rsidRPr="00ED7CA6">
              <w:rPr>
                <w:rFonts w:ascii="Times New Roman" w:hAnsi="Times New Roman" w:hint="eastAsia"/>
                <w:sz w:val="21"/>
                <w:szCs w:val="21"/>
              </w:rPr>
              <w:t>是</w:t>
            </w:r>
          </w:p>
        </w:tc>
      </w:tr>
      <w:tr w:rsidR="001178A7" w:rsidRPr="00ED7CA6" w14:paraId="1423D480" w14:textId="77777777" w:rsidTr="001178A7">
        <w:trPr>
          <w:trHeight w:val="284"/>
        </w:trPr>
        <w:tc>
          <w:tcPr>
            <w:tcW w:w="993" w:type="dxa"/>
            <w:vMerge/>
            <w:tcBorders>
              <w:top w:val="nil"/>
              <w:left w:val="single" w:sz="4" w:space="0" w:color="auto"/>
              <w:bottom w:val="single" w:sz="4" w:space="0" w:color="auto"/>
              <w:right w:val="single" w:sz="4" w:space="0" w:color="auto"/>
            </w:tcBorders>
            <w:shd w:val="clear" w:color="auto" w:fill="auto"/>
            <w:vAlign w:val="center"/>
          </w:tcPr>
          <w:p w14:paraId="338A863A" w14:textId="77777777" w:rsidR="001178A7" w:rsidRPr="00ED7CA6" w:rsidRDefault="001178A7" w:rsidP="001178A7">
            <w:pPr>
              <w:widowControl/>
              <w:jc w:val="center"/>
              <w:rPr>
                <w:rFonts w:ascii="Times New Roman" w:hAnsi="Times New Roman"/>
                <w:kern w:val="0"/>
                <w:sz w:val="22"/>
              </w:rPr>
            </w:pPr>
          </w:p>
        </w:tc>
        <w:tc>
          <w:tcPr>
            <w:tcW w:w="991" w:type="dxa"/>
            <w:vMerge/>
            <w:tcBorders>
              <w:top w:val="nil"/>
              <w:left w:val="single" w:sz="4" w:space="0" w:color="auto"/>
              <w:bottom w:val="single" w:sz="4" w:space="0" w:color="auto"/>
              <w:right w:val="single" w:sz="4" w:space="0" w:color="auto"/>
            </w:tcBorders>
            <w:shd w:val="clear" w:color="auto" w:fill="auto"/>
            <w:vAlign w:val="center"/>
          </w:tcPr>
          <w:p w14:paraId="644C1B9C" w14:textId="77777777" w:rsidR="001178A7" w:rsidRPr="00ED7CA6" w:rsidRDefault="001178A7" w:rsidP="001178A7">
            <w:pPr>
              <w:widowControl/>
              <w:jc w:val="center"/>
              <w:rPr>
                <w:rFonts w:ascii="Times New Roman" w:hAnsi="Times New Roman"/>
              </w:rPr>
            </w:pPr>
          </w:p>
        </w:tc>
        <w:tc>
          <w:tcPr>
            <w:tcW w:w="992" w:type="dxa"/>
            <w:vMerge/>
            <w:tcBorders>
              <w:top w:val="nil"/>
              <w:left w:val="single" w:sz="4" w:space="0" w:color="auto"/>
              <w:bottom w:val="single" w:sz="4" w:space="0" w:color="000000"/>
              <w:right w:val="single" w:sz="4" w:space="0" w:color="auto"/>
            </w:tcBorders>
            <w:shd w:val="clear" w:color="auto" w:fill="auto"/>
            <w:vAlign w:val="center"/>
          </w:tcPr>
          <w:p w14:paraId="56CC26E2" w14:textId="77777777" w:rsidR="001178A7" w:rsidRPr="00ED7CA6" w:rsidRDefault="001178A7" w:rsidP="001178A7">
            <w:pPr>
              <w:widowControl/>
              <w:jc w:val="center"/>
              <w:rPr>
                <w:rFonts w:ascii="Times New Roman" w:hAnsi="Times New Roman"/>
              </w:rPr>
            </w:pPr>
          </w:p>
        </w:tc>
        <w:tc>
          <w:tcPr>
            <w:tcW w:w="992" w:type="dxa"/>
            <w:tcBorders>
              <w:top w:val="nil"/>
              <w:left w:val="nil"/>
              <w:bottom w:val="single" w:sz="4" w:space="0" w:color="auto"/>
              <w:right w:val="single" w:sz="4" w:space="0" w:color="auto"/>
            </w:tcBorders>
            <w:shd w:val="clear" w:color="auto" w:fill="auto"/>
            <w:noWrap/>
            <w:vAlign w:val="center"/>
          </w:tcPr>
          <w:p w14:paraId="70FC8590" w14:textId="77777777" w:rsidR="001178A7" w:rsidRPr="00ED7CA6" w:rsidRDefault="001178A7" w:rsidP="001178A7">
            <w:pPr>
              <w:widowControl/>
              <w:jc w:val="center"/>
              <w:rPr>
                <w:rFonts w:ascii="Times New Roman" w:hAnsi="Times New Roman"/>
                <w:sz w:val="21"/>
                <w:szCs w:val="21"/>
              </w:rPr>
            </w:pPr>
            <w:r w:rsidRPr="00ED7CA6">
              <w:rPr>
                <w:rFonts w:ascii="Times New Roman" w:hAnsi="Times New Roman"/>
                <w:sz w:val="21"/>
                <w:szCs w:val="21"/>
              </w:rPr>
              <w:t>AC63</w:t>
            </w:r>
          </w:p>
        </w:tc>
        <w:tc>
          <w:tcPr>
            <w:tcW w:w="3261" w:type="dxa"/>
            <w:tcBorders>
              <w:top w:val="nil"/>
              <w:left w:val="nil"/>
              <w:bottom w:val="single" w:sz="4" w:space="0" w:color="auto"/>
              <w:right w:val="single" w:sz="4" w:space="0" w:color="auto"/>
            </w:tcBorders>
            <w:shd w:val="clear" w:color="auto" w:fill="auto"/>
            <w:vAlign w:val="center"/>
          </w:tcPr>
          <w:p w14:paraId="229CE0DF" w14:textId="77777777" w:rsidR="001178A7" w:rsidRPr="00EC4384" w:rsidRDefault="001178A7" w:rsidP="001178A7">
            <w:pPr>
              <w:widowControl/>
              <w:jc w:val="center"/>
              <w:rPr>
                <w:rFonts w:ascii="Times New Roman" w:hAnsi="Times New Roman"/>
                <w:sz w:val="21"/>
                <w:szCs w:val="21"/>
              </w:rPr>
            </w:pPr>
            <w:r w:rsidRPr="00ED7CA6">
              <w:rPr>
                <w:rFonts w:ascii="Times New Roman" w:hAnsi="Times New Roman" w:hint="eastAsia"/>
                <w:sz w:val="21"/>
                <w:szCs w:val="21"/>
              </w:rPr>
              <w:t>待遇发放信息</w:t>
            </w:r>
          </w:p>
        </w:tc>
        <w:tc>
          <w:tcPr>
            <w:tcW w:w="770" w:type="dxa"/>
            <w:tcBorders>
              <w:top w:val="nil"/>
              <w:left w:val="nil"/>
              <w:bottom w:val="single" w:sz="4" w:space="0" w:color="auto"/>
              <w:right w:val="single" w:sz="4" w:space="0" w:color="auto"/>
            </w:tcBorders>
            <w:shd w:val="clear" w:color="auto" w:fill="auto"/>
            <w:noWrap/>
            <w:vAlign w:val="center"/>
          </w:tcPr>
          <w:p w14:paraId="776B92B7" w14:textId="77777777" w:rsidR="001178A7" w:rsidRPr="00EC4384" w:rsidRDefault="001178A7" w:rsidP="001178A7">
            <w:pPr>
              <w:widowControl/>
              <w:jc w:val="center"/>
              <w:rPr>
                <w:rFonts w:ascii="Times New Roman" w:hAnsi="Times New Roman"/>
                <w:sz w:val="21"/>
                <w:szCs w:val="21"/>
              </w:rPr>
            </w:pPr>
            <w:r w:rsidRPr="00ED7CA6">
              <w:rPr>
                <w:rFonts w:ascii="Times New Roman" w:hAnsi="Times New Roman" w:hint="eastAsia"/>
                <w:sz w:val="21"/>
                <w:szCs w:val="21"/>
              </w:rPr>
              <w:t>新增</w:t>
            </w:r>
          </w:p>
        </w:tc>
        <w:tc>
          <w:tcPr>
            <w:tcW w:w="790" w:type="dxa"/>
            <w:tcBorders>
              <w:top w:val="nil"/>
              <w:left w:val="nil"/>
              <w:bottom w:val="single" w:sz="4" w:space="0" w:color="auto"/>
              <w:right w:val="single" w:sz="4" w:space="0" w:color="auto"/>
            </w:tcBorders>
            <w:shd w:val="clear" w:color="auto" w:fill="auto"/>
            <w:noWrap/>
            <w:vAlign w:val="center"/>
          </w:tcPr>
          <w:p w14:paraId="74E87029" w14:textId="77777777" w:rsidR="001178A7" w:rsidRPr="00EC4384" w:rsidRDefault="001178A7" w:rsidP="001178A7">
            <w:pPr>
              <w:widowControl/>
              <w:jc w:val="center"/>
              <w:rPr>
                <w:rFonts w:ascii="Times New Roman" w:hAnsi="Times New Roman"/>
                <w:sz w:val="21"/>
                <w:szCs w:val="21"/>
              </w:rPr>
            </w:pPr>
            <w:r w:rsidRPr="00ED7CA6">
              <w:rPr>
                <w:rFonts w:ascii="Times New Roman" w:hAnsi="Times New Roman" w:hint="eastAsia"/>
                <w:sz w:val="21"/>
                <w:szCs w:val="21"/>
              </w:rPr>
              <w:t>是</w:t>
            </w:r>
          </w:p>
        </w:tc>
      </w:tr>
      <w:tr w:rsidR="001178A7" w:rsidRPr="00ED7CA6" w14:paraId="793A5FAF" w14:textId="77777777" w:rsidTr="001178A7">
        <w:trPr>
          <w:trHeight w:val="284"/>
        </w:trPr>
        <w:tc>
          <w:tcPr>
            <w:tcW w:w="993" w:type="dxa"/>
            <w:vMerge/>
            <w:tcBorders>
              <w:top w:val="nil"/>
              <w:left w:val="single" w:sz="4" w:space="0" w:color="auto"/>
              <w:bottom w:val="single" w:sz="4" w:space="0" w:color="auto"/>
              <w:right w:val="single" w:sz="4" w:space="0" w:color="auto"/>
            </w:tcBorders>
            <w:shd w:val="clear" w:color="auto" w:fill="auto"/>
            <w:vAlign w:val="center"/>
          </w:tcPr>
          <w:p w14:paraId="3D9BF2DD" w14:textId="77777777" w:rsidR="001178A7" w:rsidRPr="00ED7CA6" w:rsidRDefault="001178A7" w:rsidP="001178A7">
            <w:pPr>
              <w:widowControl/>
              <w:jc w:val="center"/>
              <w:rPr>
                <w:rFonts w:ascii="Times New Roman" w:hAnsi="Times New Roman"/>
                <w:kern w:val="0"/>
                <w:sz w:val="22"/>
              </w:rPr>
            </w:pPr>
          </w:p>
        </w:tc>
        <w:tc>
          <w:tcPr>
            <w:tcW w:w="991" w:type="dxa"/>
            <w:vMerge/>
            <w:tcBorders>
              <w:top w:val="nil"/>
              <w:left w:val="single" w:sz="4" w:space="0" w:color="auto"/>
              <w:bottom w:val="single" w:sz="4" w:space="0" w:color="auto"/>
              <w:right w:val="single" w:sz="4" w:space="0" w:color="auto"/>
            </w:tcBorders>
            <w:shd w:val="clear" w:color="auto" w:fill="auto"/>
            <w:vAlign w:val="center"/>
          </w:tcPr>
          <w:p w14:paraId="22C0E340" w14:textId="77777777" w:rsidR="001178A7" w:rsidRPr="00ED7CA6" w:rsidRDefault="001178A7" w:rsidP="001178A7">
            <w:pPr>
              <w:widowControl/>
              <w:jc w:val="center"/>
              <w:rPr>
                <w:rFonts w:ascii="Times New Roman" w:hAnsi="Times New Roman"/>
              </w:rPr>
            </w:pPr>
          </w:p>
        </w:tc>
        <w:tc>
          <w:tcPr>
            <w:tcW w:w="992" w:type="dxa"/>
            <w:vMerge/>
            <w:tcBorders>
              <w:top w:val="nil"/>
              <w:left w:val="single" w:sz="4" w:space="0" w:color="auto"/>
              <w:bottom w:val="single" w:sz="4" w:space="0" w:color="000000"/>
              <w:right w:val="single" w:sz="4" w:space="0" w:color="auto"/>
            </w:tcBorders>
            <w:shd w:val="clear" w:color="auto" w:fill="auto"/>
            <w:vAlign w:val="center"/>
          </w:tcPr>
          <w:p w14:paraId="5CDAD55B" w14:textId="77777777" w:rsidR="001178A7" w:rsidRPr="00ED7CA6" w:rsidRDefault="001178A7" w:rsidP="001178A7">
            <w:pPr>
              <w:widowControl/>
              <w:jc w:val="center"/>
              <w:rPr>
                <w:rFonts w:ascii="Times New Roman" w:hAnsi="Times New Roman"/>
              </w:rPr>
            </w:pPr>
          </w:p>
        </w:tc>
        <w:tc>
          <w:tcPr>
            <w:tcW w:w="992" w:type="dxa"/>
            <w:tcBorders>
              <w:top w:val="nil"/>
              <w:left w:val="nil"/>
              <w:bottom w:val="single" w:sz="4" w:space="0" w:color="auto"/>
              <w:right w:val="single" w:sz="4" w:space="0" w:color="auto"/>
            </w:tcBorders>
            <w:shd w:val="clear" w:color="auto" w:fill="auto"/>
            <w:noWrap/>
            <w:vAlign w:val="center"/>
          </w:tcPr>
          <w:p w14:paraId="5237EC5C" w14:textId="6879A181" w:rsidR="001178A7" w:rsidRPr="00ED7CA6" w:rsidRDefault="001178A7" w:rsidP="001178A7">
            <w:pPr>
              <w:widowControl/>
              <w:jc w:val="center"/>
              <w:rPr>
                <w:rFonts w:ascii="Times New Roman" w:hAnsi="Times New Roman"/>
                <w:sz w:val="21"/>
                <w:szCs w:val="21"/>
              </w:rPr>
            </w:pPr>
            <w:r w:rsidRPr="00ED7CA6">
              <w:rPr>
                <w:rFonts w:ascii="Times New Roman" w:hAnsi="Times New Roman"/>
                <w:sz w:val="21"/>
                <w:szCs w:val="21"/>
              </w:rPr>
              <w:t>IC10</w:t>
            </w:r>
            <w:r w:rsidR="00BC4EF1">
              <w:rPr>
                <w:rFonts w:ascii="Times New Roman" w:hAnsi="Times New Roman"/>
                <w:sz w:val="21"/>
                <w:szCs w:val="21"/>
              </w:rPr>
              <w:t>（</w:t>
            </w:r>
            <w:r w:rsidR="00BC4EF1">
              <w:rPr>
                <w:rFonts w:ascii="Times New Roman" w:hAnsi="Times New Roman"/>
                <w:sz w:val="21"/>
                <w:szCs w:val="21"/>
              </w:rPr>
              <w:t>A1</w:t>
            </w:r>
            <w:r w:rsidR="00BC4EF1">
              <w:rPr>
                <w:rFonts w:ascii="Times New Roman" w:hAnsi="Times New Roman"/>
                <w:sz w:val="21"/>
                <w:szCs w:val="21"/>
              </w:rPr>
              <w:t>）</w:t>
            </w:r>
          </w:p>
        </w:tc>
        <w:tc>
          <w:tcPr>
            <w:tcW w:w="3261" w:type="dxa"/>
            <w:tcBorders>
              <w:top w:val="nil"/>
              <w:left w:val="nil"/>
              <w:bottom w:val="single" w:sz="4" w:space="0" w:color="auto"/>
              <w:right w:val="single" w:sz="4" w:space="0" w:color="auto"/>
            </w:tcBorders>
            <w:shd w:val="clear" w:color="auto" w:fill="auto"/>
            <w:vAlign w:val="center"/>
          </w:tcPr>
          <w:p w14:paraId="46735944" w14:textId="77777777" w:rsidR="001178A7" w:rsidRPr="00EC4384" w:rsidRDefault="001178A7" w:rsidP="001178A7">
            <w:pPr>
              <w:widowControl/>
              <w:jc w:val="center"/>
              <w:rPr>
                <w:rFonts w:ascii="Times New Roman" w:hAnsi="Times New Roman"/>
                <w:sz w:val="21"/>
                <w:szCs w:val="21"/>
              </w:rPr>
            </w:pPr>
            <w:r w:rsidRPr="00ED7CA6">
              <w:rPr>
                <w:rFonts w:ascii="Times New Roman" w:hAnsi="Times New Roman" w:hint="eastAsia"/>
                <w:sz w:val="21"/>
                <w:szCs w:val="21"/>
              </w:rPr>
              <w:t>养老离退休人员</w:t>
            </w:r>
          </w:p>
        </w:tc>
        <w:tc>
          <w:tcPr>
            <w:tcW w:w="770" w:type="dxa"/>
            <w:tcBorders>
              <w:top w:val="nil"/>
              <w:left w:val="nil"/>
              <w:bottom w:val="single" w:sz="4" w:space="0" w:color="auto"/>
              <w:right w:val="single" w:sz="4" w:space="0" w:color="auto"/>
            </w:tcBorders>
            <w:shd w:val="clear" w:color="auto" w:fill="auto"/>
            <w:noWrap/>
            <w:vAlign w:val="center"/>
          </w:tcPr>
          <w:p w14:paraId="5234695B" w14:textId="77777777" w:rsidR="001178A7" w:rsidRPr="00EC4384" w:rsidRDefault="001178A7" w:rsidP="001178A7">
            <w:pPr>
              <w:widowControl/>
              <w:jc w:val="center"/>
              <w:rPr>
                <w:rFonts w:ascii="Times New Roman" w:hAnsi="Times New Roman"/>
                <w:sz w:val="21"/>
                <w:szCs w:val="21"/>
              </w:rPr>
            </w:pPr>
            <w:r w:rsidRPr="00ED7CA6">
              <w:rPr>
                <w:rFonts w:ascii="Times New Roman" w:hAnsi="Times New Roman" w:hint="eastAsia"/>
                <w:sz w:val="21"/>
                <w:szCs w:val="21"/>
              </w:rPr>
              <w:t>新增</w:t>
            </w:r>
          </w:p>
        </w:tc>
        <w:tc>
          <w:tcPr>
            <w:tcW w:w="790" w:type="dxa"/>
            <w:tcBorders>
              <w:top w:val="nil"/>
              <w:left w:val="nil"/>
              <w:bottom w:val="single" w:sz="4" w:space="0" w:color="auto"/>
              <w:right w:val="single" w:sz="4" w:space="0" w:color="auto"/>
            </w:tcBorders>
            <w:shd w:val="clear" w:color="auto" w:fill="auto"/>
            <w:noWrap/>
            <w:vAlign w:val="center"/>
          </w:tcPr>
          <w:p w14:paraId="3FBAB83A" w14:textId="77777777" w:rsidR="001178A7" w:rsidRPr="00EC4384" w:rsidRDefault="001178A7" w:rsidP="001178A7">
            <w:pPr>
              <w:widowControl/>
              <w:jc w:val="center"/>
              <w:rPr>
                <w:rFonts w:ascii="Times New Roman" w:hAnsi="Times New Roman"/>
                <w:sz w:val="21"/>
                <w:szCs w:val="21"/>
              </w:rPr>
            </w:pPr>
            <w:r w:rsidRPr="00ED7CA6">
              <w:rPr>
                <w:rFonts w:ascii="Times New Roman" w:hAnsi="Times New Roman" w:hint="eastAsia"/>
                <w:sz w:val="21"/>
                <w:szCs w:val="21"/>
              </w:rPr>
              <w:t>是</w:t>
            </w:r>
          </w:p>
        </w:tc>
      </w:tr>
      <w:tr w:rsidR="001178A7" w:rsidRPr="00ED7CA6" w14:paraId="79F4668B" w14:textId="77777777" w:rsidTr="001178A7">
        <w:trPr>
          <w:trHeight w:val="284"/>
        </w:trPr>
        <w:tc>
          <w:tcPr>
            <w:tcW w:w="993" w:type="dxa"/>
            <w:vMerge/>
            <w:tcBorders>
              <w:top w:val="nil"/>
              <w:left w:val="single" w:sz="4" w:space="0" w:color="auto"/>
              <w:bottom w:val="single" w:sz="4" w:space="0" w:color="auto"/>
              <w:right w:val="single" w:sz="4" w:space="0" w:color="auto"/>
            </w:tcBorders>
            <w:shd w:val="clear" w:color="auto" w:fill="auto"/>
            <w:vAlign w:val="center"/>
          </w:tcPr>
          <w:p w14:paraId="4F75BBE0" w14:textId="77777777" w:rsidR="001178A7" w:rsidRPr="00ED7CA6" w:rsidRDefault="001178A7" w:rsidP="001178A7">
            <w:pPr>
              <w:widowControl/>
              <w:jc w:val="center"/>
              <w:rPr>
                <w:rFonts w:ascii="Times New Roman" w:hAnsi="Times New Roman"/>
                <w:kern w:val="0"/>
                <w:sz w:val="22"/>
              </w:rPr>
            </w:pPr>
          </w:p>
        </w:tc>
        <w:tc>
          <w:tcPr>
            <w:tcW w:w="991" w:type="dxa"/>
            <w:vMerge/>
            <w:tcBorders>
              <w:top w:val="nil"/>
              <w:left w:val="single" w:sz="4" w:space="0" w:color="auto"/>
              <w:bottom w:val="single" w:sz="4" w:space="0" w:color="auto"/>
              <w:right w:val="single" w:sz="4" w:space="0" w:color="auto"/>
            </w:tcBorders>
            <w:shd w:val="clear" w:color="auto" w:fill="auto"/>
            <w:vAlign w:val="center"/>
          </w:tcPr>
          <w:p w14:paraId="72B57197" w14:textId="77777777" w:rsidR="001178A7" w:rsidRPr="00ED7CA6" w:rsidRDefault="001178A7" w:rsidP="001178A7">
            <w:pPr>
              <w:widowControl/>
              <w:jc w:val="center"/>
              <w:rPr>
                <w:rFonts w:ascii="Times New Roman" w:hAnsi="Times New Roman"/>
              </w:rPr>
            </w:pPr>
          </w:p>
        </w:tc>
        <w:tc>
          <w:tcPr>
            <w:tcW w:w="992" w:type="dxa"/>
            <w:vMerge/>
            <w:tcBorders>
              <w:top w:val="nil"/>
              <w:left w:val="single" w:sz="4" w:space="0" w:color="auto"/>
              <w:bottom w:val="single" w:sz="4" w:space="0" w:color="000000"/>
              <w:right w:val="single" w:sz="4" w:space="0" w:color="auto"/>
            </w:tcBorders>
            <w:shd w:val="clear" w:color="auto" w:fill="auto"/>
            <w:vAlign w:val="center"/>
          </w:tcPr>
          <w:p w14:paraId="35D3994E" w14:textId="77777777" w:rsidR="001178A7" w:rsidRPr="00ED7CA6" w:rsidRDefault="001178A7" w:rsidP="001178A7">
            <w:pPr>
              <w:widowControl/>
              <w:jc w:val="center"/>
              <w:rPr>
                <w:rFonts w:ascii="Times New Roman" w:hAnsi="Times New Roman"/>
              </w:rPr>
            </w:pPr>
          </w:p>
        </w:tc>
        <w:tc>
          <w:tcPr>
            <w:tcW w:w="992" w:type="dxa"/>
            <w:tcBorders>
              <w:top w:val="nil"/>
              <w:left w:val="nil"/>
              <w:bottom w:val="single" w:sz="4" w:space="0" w:color="auto"/>
              <w:right w:val="single" w:sz="4" w:space="0" w:color="auto"/>
            </w:tcBorders>
            <w:shd w:val="clear" w:color="auto" w:fill="auto"/>
            <w:noWrap/>
            <w:vAlign w:val="center"/>
          </w:tcPr>
          <w:p w14:paraId="11AD0B19" w14:textId="77777777" w:rsidR="001178A7" w:rsidRPr="00ED7CA6" w:rsidRDefault="001178A7" w:rsidP="001178A7">
            <w:pPr>
              <w:widowControl/>
              <w:jc w:val="center"/>
              <w:rPr>
                <w:rFonts w:ascii="Times New Roman" w:hAnsi="Times New Roman"/>
                <w:sz w:val="21"/>
                <w:szCs w:val="21"/>
              </w:rPr>
            </w:pPr>
            <w:r w:rsidRPr="00ED7CA6">
              <w:rPr>
                <w:rFonts w:ascii="Times New Roman" w:hAnsi="Times New Roman"/>
                <w:sz w:val="21"/>
                <w:szCs w:val="21"/>
              </w:rPr>
              <w:t>IC13</w:t>
            </w:r>
          </w:p>
        </w:tc>
        <w:tc>
          <w:tcPr>
            <w:tcW w:w="3261" w:type="dxa"/>
            <w:tcBorders>
              <w:top w:val="nil"/>
              <w:left w:val="nil"/>
              <w:bottom w:val="single" w:sz="4" w:space="0" w:color="auto"/>
              <w:right w:val="single" w:sz="4" w:space="0" w:color="auto"/>
            </w:tcBorders>
            <w:shd w:val="clear" w:color="auto" w:fill="auto"/>
            <w:vAlign w:val="center"/>
          </w:tcPr>
          <w:p w14:paraId="368F75AE" w14:textId="77777777" w:rsidR="001178A7" w:rsidRPr="00EC4384" w:rsidRDefault="001178A7" w:rsidP="001178A7">
            <w:pPr>
              <w:widowControl/>
              <w:jc w:val="center"/>
              <w:rPr>
                <w:rFonts w:ascii="Times New Roman" w:hAnsi="Times New Roman"/>
                <w:sz w:val="21"/>
                <w:szCs w:val="21"/>
              </w:rPr>
            </w:pPr>
            <w:r w:rsidRPr="00ED7CA6">
              <w:rPr>
                <w:rFonts w:ascii="Times New Roman" w:hAnsi="Times New Roman" w:hint="eastAsia"/>
                <w:sz w:val="21"/>
                <w:szCs w:val="21"/>
              </w:rPr>
              <w:t>退休个人账户汇总信息</w:t>
            </w:r>
          </w:p>
        </w:tc>
        <w:tc>
          <w:tcPr>
            <w:tcW w:w="770" w:type="dxa"/>
            <w:tcBorders>
              <w:top w:val="nil"/>
              <w:left w:val="nil"/>
              <w:bottom w:val="single" w:sz="4" w:space="0" w:color="auto"/>
              <w:right w:val="single" w:sz="4" w:space="0" w:color="auto"/>
            </w:tcBorders>
            <w:shd w:val="clear" w:color="auto" w:fill="auto"/>
            <w:noWrap/>
            <w:vAlign w:val="center"/>
          </w:tcPr>
          <w:p w14:paraId="38A26582" w14:textId="77777777" w:rsidR="001178A7" w:rsidRPr="00EC4384" w:rsidRDefault="001178A7" w:rsidP="001178A7">
            <w:pPr>
              <w:widowControl/>
              <w:jc w:val="center"/>
              <w:rPr>
                <w:rFonts w:ascii="Times New Roman" w:hAnsi="Times New Roman"/>
                <w:sz w:val="21"/>
                <w:szCs w:val="21"/>
              </w:rPr>
            </w:pPr>
            <w:r w:rsidRPr="00ED7CA6">
              <w:rPr>
                <w:rFonts w:ascii="Times New Roman" w:hAnsi="Times New Roman" w:hint="eastAsia"/>
                <w:sz w:val="21"/>
                <w:szCs w:val="21"/>
              </w:rPr>
              <w:t>新增</w:t>
            </w:r>
          </w:p>
        </w:tc>
        <w:tc>
          <w:tcPr>
            <w:tcW w:w="790" w:type="dxa"/>
            <w:tcBorders>
              <w:top w:val="nil"/>
              <w:left w:val="nil"/>
              <w:bottom w:val="single" w:sz="4" w:space="0" w:color="auto"/>
              <w:right w:val="single" w:sz="4" w:space="0" w:color="auto"/>
            </w:tcBorders>
            <w:shd w:val="clear" w:color="auto" w:fill="auto"/>
            <w:noWrap/>
            <w:vAlign w:val="center"/>
          </w:tcPr>
          <w:p w14:paraId="491D0923" w14:textId="77777777" w:rsidR="001178A7" w:rsidRPr="00EC4384" w:rsidRDefault="001178A7" w:rsidP="001178A7">
            <w:pPr>
              <w:widowControl/>
              <w:jc w:val="center"/>
              <w:rPr>
                <w:rFonts w:ascii="Times New Roman" w:hAnsi="Times New Roman"/>
                <w:sz w:val="21"/>
                <w:szCs w:val="21"/>
              </w:rPr>
            </w:pPr>
            <w:r w:rsidRPr="00ED7CA6">
              <w:rPr>
                <w:rFonts w:ascii="Times New Roman" w:hAnsi="Times New Roman" w:hint="eastAsia"/>
                <w:sz w:val="21"/>
                <w:szCs w:val="21"/>
              </w:rPr>
              <w:t>否</w:t>
            </w:r>
          </w:p>
        </w:tc>
      </w:tr>
      <w:tr w:rsidR="001178A7" w:rsidRPr="00ED7CA6" w14:paraId="6D08F2FA" w14:textId="77777777" w:rsidTr="001178A7">
        <w:trPr>
          <w:trHeight w:val="284"/>
        </w:trPr>
        <w:tc>
          <w:tcPr>
            <w:tcW w:w="993" w:type="dxa"/>
            <w:vMerge/>
            <w:tcBorders>
              <w:top w:val="nil"/>
              <w:left w:val="single" w:sz="4" w:space="0" w:color="auto"/>
              <w:bottom w:val="single" w:sz="4" w:space="0" w:color="auto"/>
              <w:right w:val="single" w:sz="4" w:space="0" w:color="auto"/>
            </w:tcBorders>
            <w:shd w:val="clear" w:color="auto" w:fill="auto"/>
            <w:vAlign w:val="center"/>
          </w:tcPr>
          <w:p w14:paraId="300ED2BD" w14:textId="77777777" w:rsidR="001178A7" w:rsidRPr="00ED7CA6" w:rsidRDefault="001178A7" w:rsidP="001178A7">
            <w:pPr>
              <w:widowControl/>
              <w:jc w:val="center"/>
              <w:rPr>
                <w:rFonts w:ascii="Times New Roman" w:hAnsi="Times New Roman"/>
                <w:kern w:val="0"/>
                <w:sz w:val="22"/>
              </w:rPr>
            </w:pPr>
          </w:p>
        </w:tc>
        <w:tc>
          <w:tcPr>
            <w:tcW w:w="991" w:type="dxa"/>
            <w:vMerge/>
            <w:tcBorders>
              <w:top w:val="nil"/>
              <w:left w:val="single" w:sz="4" w:space="0" w:color="auto"/>
              <w:bottom w:val="single" w:sz="4" w:space="0" w:color="auto"/>
              <w:right w:val="single" w:sz="4" w:space="0" w:color="auto"/>
            </w:tcBorders>
            <w:shd w:val="clear" w:color="auto" w:fill="auto"/>
            <w:vAlign w:val="center"/>
          </w:tcPr>
          <w:p w14:paraId="43B77A65" w14:textId="77777777" w:rsidR="001178A7" w:rsidRPr="00ED7CA6" w:rsidRDefault="001178A7" w:rsidP="001178A7">
            <w:pPr>
              <w:widowControl/>
              <w:jc w:val="center"/>
              <w:rPr>
                <w:rFonts w:ascii="Times New Roman" w:hAnsi="Times New Roman"/>
              </w:rPr>
            </w:pPr>
          </w:p>
        </w:tc>
        <w:tc>
          <w:tcPr>
            <w:tcW w:w="992" w:type="dxa"/>
            <w:vMerge/>
            <w:tcBorders>
              <w:top w:val="nil"/>
              <w:left w:val="single" w:sz="4" w:space="0" w:color="auto"/>
              <w:bottom w:val="single" w:sz="4" w:space="0" w:color="000000"/>
              <w:right w:val="single" w:sz="4" w:space="0" w:color="auto"/>
            </w:tcBorders>
            <w:shd w:val="clear" w:color="auto" w:fill="auto"/>
            <w:vAlign w:val="center"/>
          </w:tcPr>
          <w:p w14:paraId="70DF5772" w14:textId="77777777" w:rsidR="001178A7" w:rsidRPr="00ED7CA6" w:rsidRDefault="001178A7" w:rsidP="001178A7">
            <w:pPr>
              <w:widowControl/>
              <w:jc w:val="center"/>
              <w:rPr>
                <w:rFonts w:ascii="Times New Roman" w:hAnsi="Times New Roman"/>
              </w:rPr>
            </w:pPr>
          </w:p>
        </w:tc>
        <w:tc>
          <w:tcPr>
            <w:tcW w:w="992" w:type="dxa"/>
            <w:tcBorders>
              <w:top w:val="nil"/>
              <w:left w:val="nil"/>
              <w:bottom w:val="single" w:sz="4" w:space="0" w:color="auto"/>
              <w:right w:val="single" w:sz="4" w:space="0" w:color="auto"/>
            </w:tcBorders>
            <w:shd w:val="clear" w:color="auto" w:fill="auto"/>
            <w:noWrap/>
            <w:vAlign w:val="center"/>
          </w:tcPr>
          <w:p w14:paraId="432A99B0" w14:textId="77777777" w:rsidR="001178A7" w:rsidRPr="00ED7CA6" w:rsidRDefault="001178A7" w:rsidP="001178A7">
            <w:pPr>
              <w:widowControl/>
              <w:jc w:val="center"/>
              <w:rPr>
                <w:rFonts w:ascii="Times New Roman" w:hAnsi="Times New Roman"/>
                <w:sz w:val="21"/>
                <w:szCs w:val="21"/>
              </w:rPr>
            </w:pPr>
            <w:r w:rsidRPr="00ED7CA6">
              <w:rPr>
                <w:rFonts w:ascii="Times New Roman" w:hAnsi="Times New Roman"/>
                <w:sz w:val="21"/>
                <w:szCs w:val="21"/>
              </w:rPr>
              <w:t>AC18</w:t>
            </w:r>
          </w:p>
        </w:tc>
        <w:tc>
          <w:tcPr>
            <w:tcW w:w="3261" w:type="dxa"/>
            <w:tcBorders>
              <w:top w:val="nil"/>
              <w:left w:val="nil"/>
              <w:bottom w:val="single" w:sz="4" w:space="0" w:color="auto"/>
              <w:right w:val="single" w:sz="4" w:space="0" w:color="auto"/>
            </w:tcBorders>
            <w:shd w:val="clear" w:color="auto" w:fill="auto"/>
            <w:vAlign w:val="center"/>
          </w:tcPr>
          <w:p w14:paraId="5456D6B8" w14:textId="77777777" w:rsidR="001178A7" w:rsidRPr="00EC4384" w:rsidRDefault="001178A7" w:rsidP="001178A7">
            <w:pPr>
              <w:widowControl/>
              <w:jc w:val="center"/>
              <w:rPr>
                <w:rFonts w:ascii="Times New Roman" w:hAnsi="Times New Roman"/>
                <w:sz w:val="21"/>
                <w:szCs w:val="21"/>
              </w:rPr>
            </w:pPr>
            <w:r w:rsidRPr="00ED7CA6">
              <w:rPr>
                <w:rFonts w:ascii="Times New Roman" w:hAnsi="Times New Roman" w:hint="eastAsia"/>
                <w:sz w:val="21"/>
                <w:szCs w:val="21"/>
              </w:rPr>
              <w:t>享受待遇人员年发一次性待遇</w:t>
            </w:r>
          </w:p>
        </w:tc>
        <w:tc>
          <w:tcPr>
            <w:tcW w:w="770" w:type="dxa"/>
            <w:tcBorders>
              <w:top w:val="nil"/>
              <w:left w:val="nil"/>
              <w:bottom w:val="single" w:sz="4" w:space="0" w:color="auto"/>
              <w:right w:val="single" w:sz="4" w:space="0" w:color="auto"/>
            </w:tcBorders>
            <w:shd w:val="clear" w:color="auto" w:fill="auto"/>
            <w:noWrap/>
            <w:vAlign w:val="center"/>
          </w:tcPr>
          <w:p w14:paraId="22782C42" w14:textId="77777777" w:rsidR="001178A7" w:rsidRPr="00EC4384" w:rsidRDefault="001178A7" w:rsidP="001178A7">
            <w:pPr>
              <w:widowControl/>
              <w:jc w:val="center"/>
              <w:rPr>
                <w:rFonts w:ascii="Times New Roman" w:hAnsi="Times New Roman"/>
                <w:sz w:val="21"/>
                <w:szCs w:val="21"/>
              </w:rPr>
            </w:pPr>
            <w:r w:rsidRPr="00ED7CA6">
              <w:rPr>
                <w:rFonts w:ascii="Times New Roman" w:hAnsi="Times New Roman" w:hint="eastAsia"/>
                <w:sz w:val="21"/>
                <w:szCs w:val="21"/>
              </w:rPr>
              <w:t>新增</w:t>
            </w:r>
          </w:p>
        </w:tc>
        <w:tc>
          <w:tcPr>
            <w:tcW w:w="790" w:type="dxa"/>
            <w:tcBorders>
              <w:top w:val="nil"/>
              <w:left w:val="nil"/>
              <w:bottom w:val="single" w:sz="4" w:space="0" w:color="auto"/>
              <w:right w:val="single" w:sz="4" w:space="0" w:color="auto"/>
            </w:tcBorders>
            <w:shd w:val="clear" w:color="auto" w:fill="auto"/>
            <w:noWrap/>
            <w:vAlign w:val="center"/>
          </w:tcPr>
          <w:p w14:paraId="7746AA87" w14:textId="77777777" w:rsidR="001178A7" w:rsidRPr="00EC4384" w:rsidRDefault="001178A7" w:rsidP="001178A7">
            <w:pPr>
              <w:widowControl/>
              <w:jc w:val="center"/>
              <w:rPr>
                <w:rFonts w:ascii="Times New Roman" w:hAnsi="Times New Roman"/>
                <w:sz w:val="21"/>
                <w:szCs w:val="21"/>
              </w:rPr>
            </w:pPr>
            <w:r w:rsidRPr="00ED7CA6">
              <w:rPr>
                <w:rFonts w:ascii="Times New Roman" w:hAnsi="Times New Roman" w:hint="eastAsia"/>
                <w:sz w:val="21"/>
                <w:szCs w:val="21"/>
              </w:rPr>
              <w:t>否</w:t>
            </w:r>
          </w:p>
        </w:tc>
      </w:tr>
    </w:tbl>
    <w:p w14:paraId="63B009E8" w14:textId="02CA7AF7" w:rsidR="000F3787" w:rsidRDefault="001178A7" w:rsidP="001178A7">
      <w:pPr>
        <w:pStyle w:val="1"/>
      </w:pPr>
      <w:r>
        <w:rPr>
          <w:rFonts w:hint="eastAsia"/>
        </w:rPr>
        <w:t>（五</w:t>
      </w:r>
      <w:r w:rsidRPr="001178A7">
        <w:rPr>
          <w:rFonts w:hint="eastAsia"/>
        </w:rPr>
        <w:t>）数据库处理逻辑</w:t>
      </w:r>
    </w:p>
    <w:p w14:paraId="68252CBC" w14:textId="685CFC47" w:rsidR="001178A7" w:rsidRDefault="001178A7" w:rsidP="001178A7">
      <w:r>
        <w:t>（部</w:t>
      </w:r>
      <w:r>
        <w:t>↓</w:t>
      </w:r>
      <w:r>
        <w:t>）</w:t>
      </w:r>
    </w:p>
    <w:p w14:paraId="018CE47B" w14:textId="77777777" w:rsidR="001178A7" w:rsidRPr="00EC4384" w:rsidRDefault="001178A7" w:rsidP="001178A7">
      <w:pPr>
        <w:ind w:firstLineChars="100" w:firstLine="280"/>
        <w:rPr>
          <w:rFonts w:ascii="Times New Roman" w:hAnsi="Times New Roman"/>
        </w:rPr>
      </w:pPr>
      <w:r w:rsidRPr="00ED7CA6">
        <w:rPr>
          <w:rFonts w:ascii="Times New Roman" w:hAnsi="Times New Roman"/>
        </w:rPr>
        <w:t xml:space="preserve">1. </w:t>
      </w:r>
      <w:r w:rsidRPr="00ED7CA6">
        <w:rPr>
          <w:rFonts w:ascii="Times New Roman" w:hAnsi="Times New Roman" w:hint="eastAsia"/>
        </w:rPr>
        <w:t>新增</w:t>
      </w:r>
      <w:r w:rsidRPr="00EC4384">
        <w:rPr>
          <w:rFonts w:ascii="Times New Roman" w:hAnsi="Times New Roman"/>
        </w:rPr>
        <w:t>AC60</w:t>
      </w:r>
      <w:r w:rsidRPr="00ED7CA6">
        <w:rPr>
          <w:rFonts w:ascii="Times New Roman" w:hAnsi="Times New Roman" w:hint="eastAsia"/>
        </w:rPr>
        <w:t>表，在享受待遇基本信息表</w:t>
      </w:r>
      <w:r w:rsidRPr="00EC4384">
        <w:rPr>
          <w:rFonts w:ascii="Times New Roman" w:hAnsi="Times New Roman"/>
        </w:rPr>
        <w:t>AC60</w:t>
      </w:r>
      <w:r w:rsidRPr="00ED7CA6">
        <w:rPr>
          <w:rFonts w:ascii="Times New Roman" w:hAnsi="Times New Roman" w:hint="eastAsia"/>
        </w:rPr>
        <w:t>中新增享受待遇基本信息记录。</w:t>
      </w:r>
    </w:p>
    <w:p w14:paraId="1525FA6F" w14:textId="77777777" w:rsidR="001178A7" w:rsidRPr="00EC4384" w:rsidRDefault="001178A7" w:rsidP="001178A7">
      <w:pPr>
        <w:ind w:firstLine="240"/>
        <w:rPr>
          <w:rFonts w:ascii="Times New Roman" w:hAnsi="Times New Roman"/>
        </w:rPr>
      </w:pPr>
      <w:r w:rsidRPr="00ED7CA6">
        <w:rPr>
          <w:rFonts w:ascii="Times New Roman" w:hAnsi="Times New Roman" w:hint="eastAsia"/>
        </w:rPr>
        <w:t>（</w:t>
      </w:r>
      <w:r w:rsidRPr="00EC4384">
        <w:rPr>
          <w:rFonts w:ascii="Times New Roman" w:hAnsi="Times New Roman"/>
        </w:rPr>
        <w:t>1</w:t>
      </w:r>
      <w:r w:rsidRPr="00ED7CA6">
        <w:rPr>
          <w:rFonts w:ascii="Times New Roman" w:hAnsi="Times New Roman" w:hint="eastAsia"/>
        </w:rPr>
        <w:t>）</w:t>
      </w:r>
      <w:r w:rsidRPr="00ED7CA6">
        <w:rPr>
          <w:rFonts w:ascii="Times New Roman" w:hAnsi="Times New Roman" w:hint="eastAsia"/>
          <w:color w:val="000000"/>
        </w:rPr>
        <w:t>个人编号（</w:t>
      </w:r>
      <w:r w:rsidRPr="00EC4384">
        <w:rPr>
          <w:rFonts w:ascii="Times New Roman" w:hAnsi="Times New Roman"/>
          <w:color w:val="000000"/>
        </w:rPr>
        <w:t>AAC001</w:t>
      </w:r>
      <w:r w:rsidRPr="00ED7CA6">
        <w:rPr>
          <w:rFonts w:ascii="Times New Roman" w:hAnsi="Times New Roman" w:hint="eastAsia"/>
          <w:color w:val="000000"/>
        </w:rPr>
        <w:t>）、单位编号（</w:t>
      </w:r>
      <w:r w:rsidRPr="00EC4384">
        <w:rPr>
          <w:rFonts w:ascii="Times New Roman" w:hAnsi="Times New Roman"/>
          <w:color w:val="000000"/>
        </w:rPr>
        <w:t>AAB001</w:t>
      </w:r>
      <w:r w:rsidRPr="00ED7CA6">
        <w:rPr>
          <w:rFonts w:ascii="Times New Roman" w:hAnsi="Times New Roman" w:hint="eastAsia"/>
          <w:color w:val="000000"/>
        </w:rPr>
        <w:t>）、人员参保关系</w:t>
      </w:r>
      <w:r w:rsidRPr="00EC4384">
        <w:rPr>
          <w:rFonts w:ascii="Times New Roman" w:hAnsi="Times New Roman"/>
          <w:color w:val="000000"/>
        </w:rPr>
        <w:t>ID</w:t>
      </w:r>
      <w:r w:rsidRPr="00ED7CA6">
        <w:rPr>
          <w:rFonts w:ascii="Times New Roman" w:hAnsi="Times New Roman" w:hint="eastAsia"/>
          <w:color w:val="000000"/>
        </w:rPr>
        <w:t>（</w:t>
      </w:r>
      <w:r w:rsidRPr="00EC4384">
        <w:rPr>
          <w:rFonts w:ascii="Times New Roman" w:hAnsi="Times New Roman"/>
          <w:color w:val="000000"/>
        </w:rPr>
        <w:t>AAZ159</w:t>
      </w:r>
      <w:r w:rsidRPr="00ED7CA6">
        <w:rPr>
          <w:rFonts w:ascii="Times New Roman" w:hAnsi="Times New Roman" w:hint="eastAsia"/>
          <w:color w:val="000000"/>
        </w:rPr>
        <w:t>）为</w:t>
      </w:r>
      <w:r w:rsidRPr="00ED7CA6">
        <w:rPr>
          <w:rFonts w:ascii="Times New Roman" w:hAnsi="Times New Roman" w:hint="eastAsia"/>
        </w:rPr>
        <w:t>人员参保信息</w:t>
      </w:r>
      <w:r w:rsidRPr="00EC4384">
        <w:rPr>
          <w:rFonts w:ascii="Times New Roman" w:hAnsi="Times New Roman"/>
        </w:rPr>
        <w:t>AC02</w:t>
      </w:r>
      <w:r w:rsidRPr="00ED7CA6">
        <w:rPr>
          <w:rFonts w:ascii="Times New Roman" w:hAnsi="Times New Roman" w:hint="eastAsia"/>
          <w:color w:val="000000"/>
        </w:rPr>
        <w:t>中的</w:t>
      </w:r>
      <w:r w:rsidRPr="00EC4384">
        <w:rPr>
          <w:rFonts w:ascii="Times New Roman" w:hAnsi="Times New Roman"/>
          <w:color w:val="000000"/>
        </w:rPr>
        <w:t>AAC001</w:t>
      </w:r>
      <w:r w:rsidRPr="00ED7CA6">
        <w:rPr>
          <w:rFonts w:ascii="Times New Roman" w:hAnsi="Times New Roman" w:hint="eastAsia"/>
          <w:color w:val="000000"/>
        </w:rPr>
        <w:t>、</w:t>
      </w:r>
      <w:r w:rsidRPr="00EC4384">
        <w:rPr>
          <w:rFonts w:ascii="Times New Roman" w:hAnsi="Times New Roman"/>
          <w:color w:val="000000"/>
        </w:rPr>
        <w:t>AAB001</w:t>
      </w:r>
      <w:r w:rsidRPr="00ED7CA6">
        <w:rPr>
          <w:rFonts w:ascii="Times New Roman" w:hAnsi="Times New Roman" w:hint="eastAsia"/>
          <w:color w:val="000000"/>
        </w:rPr>
        <w:t>、</w:t>
      </w:r>
      <w:r w:rsidRPr="00EC4384">
        <w:rPr>
          <w:rFonts w:ascii="Times New Roman" w:hAnsi="Times New Roman"/>
          <w:color w:val="000000"/>
        </w:rPr>
        <w:t>AAZ159</w:t>
      </w:r>
      <w:r w:rsidRPr="00ED7CA6">
        <w:rPr>
          <w:rFonts w:ascii="Times New Roman" w:hAnsi="Times New Roman" w:hint="eastAsia"/>
          <w:color w:val="000000"/>
        </w:rPr>
        <w:t>；</w:t>
      </w:r>
    </w:p>
    <w:p w14:paraId="6D052D32" w14:textId="77777777" w:rsidR="001178A7" w:rsidRPr="00EC4384" w:rsidRDefault="001178A7" w:rsidP="001178A7">
      <w:pPr>
        <w:ind w:firstLineChars="100" w:firstLine="280"/>
        <w:rPr>
          <w:rFonts w:ascii="Times New Roman" w:hAnsi="Times New Roman"/>
          <w:color w:val="000000"/>
        </w:rPr>
      </w:pPr>
      <w:r w:rsidRPr="00ED7CA6">
        <w:rPr>
          <w:rFonts w:ascii="Times New Roman" w:hAnsi="Times New Roman" w:hint="eastAsia"/>
        </w:rPr>
        <w:t>（</w:t>
      </w:r>
      <w:r w:rsidRPr="00EC4384">
        <w:rPr>
          <w:rFonts w:ascii="Times New Roman" w:hAnsi="Times New Roman"/>
        </w:rPr>
        <w:t>2</w:t>
      </w:r>
      <w:r w:rsidRPr="00ED7CA6">
        <w:rPr>
          <w:rFonts w:ascii="Times New Roman" w:hAnsi="Times New Roman" w:hint="eastAsia"/>
        </w:rPr>
        <w:t>）</w:t>
      </w:r>
      <w:r w:rsidRPr="00EC4384">
        <w:rPr>
          <w:rFonts w:ascii="Times New Roman" w:hAnsi="Times New Roman"/>
        </w:rPr>
        <w:t xml:space="preserve"> </w:t>
      </w:r>
      <w:r w:rsidRPr="00ED7CA6">
        <w:rPr>
          <w:rFonts w:ascii="Times New Roman" w:hAnsi="Times New Roman" w:hint="eastAsia"/>
        </w:rPr>
        <w:t>人员社会保险参保关系明细</w:t>
      </w:r>
      <w:r w:rsidRPr="00EC4384">
        <w:rPr>
          <w:rFonts w:ascii="Times New Roman" w:hAnsi="Times New Roman"/>
          <w:color w:val="000000"/>
        </w:rPr>
        <w:t>ID</w:t>
      </w:r>
      <w:r w:rsidRPr="00ED7CA6">
        <w:rPr>
          <w:rFonts w:ascii="Times New Roman" w:hAnsi="Times New Roman" w:hint="eastAsia"/>
        </w:rPr>
        <w:t>（</w:t>
      </w:r>
      <w:r w:rsidRPr="00EC4384">
        <w:rPr>
          <w:rFonts w:ascii="Times New Roman" w:hAnsi="Times New Roman"/>
          <w:color w:val="000000"/>
        </w:rPr>
        <w:t>AAZ157</w:t>
      </w:r>
      <w:r w:rsidRPr="00ED7CA6">
        <w:rPr>
          <w:rFonts w:ascii="Times New Roman" w:hAnsi="Times New Roman" w:hint="eastAsia"/>
        </w:rPr>
        <w:t>）与人员社会保险参保关系明细信息</w:t>
      </w:r>
      <w:r w:rsidRPr="00EC4384">
        <w:rPr>
          <w:rFonts w:ascii="Times New Roman" w:hAnsi="Times New Roman"/>
          <w:color w:val="000000"/>
        </w:rPr>
        <w:t>AC20</w:t>
      </w:r>
      <w:r w:rsidRPr="00ED7CA6">
        <w:rPr>
          <w:rFonts w:ascii="Times New Roman" w:hAnsi="Times New Roman" w:hint="eastAsia"/>
        </w:rPr>
        <w:t>中的</w:t>
      </w:r>
      <w:r w:rsidRPr="00EC4384">
        <w:rPr>
          <w:rFonts w:ascii="Times New Roman" w:hAnsi="Times New Roman"/>
          <w:color w:val="000000"/>
        </w:rPr>
        <w:t>AAZ157</w:t>
      </w:r>
      <w:r w:rsidRPr="00ED7CA6">
        <w:rPr>
          <w:rFonts w:ascii="Times New Roman" w:hAnsi="Times New Roman" w:hint="eastAsia"/>
          <w:color w:val="000000"/>
        </w:rPr>
        <w:t>关联</w:t>
      </w:r>
      <w:r w:rsidRPr="00ED7CA6">
        <w:rPr>
          <w:rFonts w:ascii="Times New Roman" w:hAnsi="Times New Roman" w:hint="eastAsia"/>
        </w:rPr>
        <w:t>；</w:t>
      </w:r>
    </w:p>
    <w:p w14:paraId="7AA3B755" w14:textId="77777777" w:rsidR="001178A7" w:rsidRPr="00EC4384" w:rsidRDefault="001178A7" w:rsidP="001178A7">
      <w:pPr>
        <w:ind w:firstLineChars="100" w:firstLine="280"/>
        <w:rPr>
          <w:rFonts w:ascii="Times New Roman" w:hAnsi="Times New Roman"/>
        </w:rPr>
      </w:pPr>
      <w:r w:rsidRPr="00ED7CA6">
        <w:rPr>
          <w:rFonts w:ascii="Times New Roman" w:hAnsi="Times New Roman" w:hint="eastAsia"/>
          <w:color w:val="000000"/>
        </w:rPr>
        <w:t>（</w:t>
      </w:r>
      <w:r w:rsidRPr="00EC4384">
        <w:rPr>
          <w:rFonts w:ascii="Times New Roman" w:hAnsi="Times New Roman"/>
          <w:color w:val="000000"/>
        </w:rPr>
        <w:t>3</w:t>
      </w:r>
      <w:r w:rsidRPr="00ED7CA6">
        <w:rPr>
          <w:rFonts w:ascii="Times New Roman" w:hAnsi="Times New Roman" w:hint="eastAsia"/>
          <w:color w:val="000000"/>
        </w:rPr>
        <w:t>）</w:t>
      </w:r>
      <w:r w:rsidRPr="00ED7CA6">
        <w:rPr>
          <w:rFonts w:ascii="Times New Roman" w:hAnsi="Times New Roman" w:hint="eastAsia"/>
          <w:kern w:val="0"/>
        </w:rPr>
        <w:t>待遇发放途径信息</w:t>
      </w:r>
      <w:r w:rsidRPr="00EC4384">
        <w:rPr>
          <w:rFonts w:ascii="Times New Roman" w:hAnsi="Times New Roman"/>
          <w:kern w:val="0"/>
        </w:rPr>
        <w:t>ID</w:t>
      </w:r>
      <w:r w:rsidRPr="00ED7CA6">
        <w:rPr>
          <w:rFonts w:ascii="Times New Roman" w:hAnsi="Times New Roman" w:hint="eastAsia"/>
        </w:rPr>
        <w:t>（</w:t>
      </w:r>
      <w:r w:rsidRPr="00EC4384">
        <w:rPr>
          <w:rFonts w:ascii="Times New Roman" w:hAnsi="Times New Roman"/>
          <w:color w:val="000000"/>
        </w:rPr>
        <w:t>AAZ099</w:t>
      </w:r>
      <w:r w:rsidRPr="00ED7CA6">
        <w:rPr>
          <w:rFonts w:ascii="Times New Roman" w:hAnsi="Times New Roman" w:hint="eastAsia"/>
        </w:rPr>
        <w:t>）与待遇发放信息</w:t>
      </w:r>
      <w:r w:rsidRPr="00EC4384">
        <w:rPr>
          <w:rFonts w:ascii="Times New Roman" w:hAnsi="Times New Roman"/>
          <w:color w:val="000000"/>
        </w:rPr>
        <w:t>AC63</w:t>
      </w:r>
      <w:r w:rsidRPr="00ED7CA6">
        <w:rPr>
          <w:rFonts w:ascii="Times New Roman" w:hAnsi="Times New Roman" w:hint="eastAsia"/>
        </w:rPr>
        <w:t>的</w:t>
      </w:r>
      <w:r w:rsidRPr="00EC4384">
        <w:rPr>
          <w:rFonts w:ascii="Times New Roman" w:hAnsi="Times New Roman"/>
          <w:color w:val="000000"/>
        </w:rPr>
        <w:t>AAZ099</w:t>
      </w:r>
      <w:r w:rsidRPr="00ED7CA6">
        <w:rPr>
          <w:rFonts w:ascii="Times New Roman" w:hAnsi="Times New Roman" w:hint="eastAsia"/>
          <w:color w:val="000000"/>
        </w:rPr>
        <w:t>关联</w:t>
      </w:r>
      <w:r w:rsidRPr="00ED7CA6">
        <w:rPr>
          <w:rFonts w:ascii="Times New Roman" w:hAnsi="Times New Roman" w:hint="eastAsia"/>
        </w:rPr>
        <w:t>；</w:t>
      </w:r>
    </w:p>
    <w:p w14:paraId="75BD2A24" w14:textId="77777777" w:rsidR="001178A7" w:rsidRPr="00EC4384" w:rsidRDefault="001178A7" w:rsidP="001178A7">
      <w:pPr>
        <w:ind w:firstLineChars="100" w:firstLine="280"/>
        <w:rPr>
          <w:rFonts w:ascii="Times New Roman" w:hAnsi="Times New Roman"/>
        </w:rPr>
      </w:pPr>
      <w:commentRangeStart w:id="20"/>
      <w:r w:rsidRPr="00ED7CA6">
        <w:rPr>
          <w:rFonts w:ascii="Times New Roman" w:hAnsi="Times New Roman" w:hint="eastAsia"/>
          <w:color w:val="000000"/>
        </w:rPr>
        <w:t>（</w:t>
      </w:r>
      <w:r w:rsidRPr="00EC4384">
        <w:rPr>
          <w:rFonts w:ascii="Times New Roman" w:hAnsi="Times New Roman"/>
          <w:color w:val="000000"/>
        </w:rPr>
        <w:t>4</w:t>
      </w:r>
      <w:r w:rsidRPr="00ED7CA6">
        <w:rPr>
          <w:rFonts w:ascii="Times New Roman" w:hAnsi="Times New Roman" w:hint="eastAsia"/>
          <w:color w:val="000000"/>
        </w:rPr>
        <w:t>）</w:t>
      </w:r>
      <w:r w:rsidRPr="00ED7CA6">
        <w:rPr>
          <w:rFonts w:ascii="Times New Roman" w:hAnsi="Times New Roman" w:hint="eastAsia"/>
        </w:rPr>
        <w:t>定期待遇审核</w:t>
      </w:r>
      <w:r w:rsidRPr="00EC4384">
        <w:rPr>
          <w:rFonts w:ascii="Times New Roman" w:hAnsi="Times New Roman"/>
        </w:rPr>
        <w:t>ID</w:t>
      </w:r>
      <w:r w:rsidRPr="00ED7CA6">
        <w:rPr>
          <w:rFonts w:ascii="Times New Roman" w:hAnsi="Times New Roman" w:hint="eastAsia"/>
        </w:rPr>
        <w:t>（</w:t>
      </w:r>
      <w:r w:rsidRPr="00EC4384">
        <w:rPr>
          <w:rFonts w:ascii="Times New Roman" w:hAnsi="Times New Roman"/>
        </w:rPr>
        <w:t>AAZ713</w:t>
      </w:r>
      <w:r w:rsidRPr="00ED7CA6">
        <w:rPr>
          <w:rFonts w:ascii="Times New Roman" w:hAnsi="Times New Roman" w:hint="eastAsia"/>
        </w:rPr>
        <w:t>）与人员待遇申请事件</w:t>
      </w:r>
      <w:r w:rsidRPr="00EC4384">
        <w:rPr>
          <w:rFonts w:ascii="Times New Roman" w:hAnsi="Times New Roman"/>
        </w:rPr>
        <w:t>AC70</w:t>
      </w:r>
      <w:r w:rsidRPr="00ED7CA6">
        <w:rPr>
          <w:rFonts w:ascii="Times New Roman" w:hAnsi="Times New Roman" w:hint="eastAsia"/>
        </w:rPr>
        <w:t>的</w:t>
      </w:r>
      <w:r w:rsidRPr="00EC4384">
        <w:rPr>
          <w:rFonts w:ascii="Times New Roman" w:hAnsi="Times New Roman"/>
        </w:rPr>
        <w:t>AAZ172</w:t>
      </w:r>
      <w:r w:rsidRPr="00ED7CA6">
        <w:rPr>
          <w:rFonts w:ascii="Times New Roman" w:hAnsi="Times New Roman" w:hint="eastAsia"/>
          <w:color w:val="000000"/>
        </w:rPr>
        <w:t>关联</w:t>
      </w:r>
      <w:r w:rsidRPr="00ED7CA6">
        <w:rPr>
          <w:rFonts w:ascii="Times New Roman" w:hAnsi="Times New Roman" w:hint="eastAsia"/>
        </w:rPr>
        <w:t>；</w:t>
      </w:r>
      <w:commentRangeEnd w:id="20"/>
      <w:r>
        <w:rPr>
          <w:rStyle w:val="a9"/>
        </w:rPr>
        <w:commentReference w:id="20"/>
      </w:r>
    </w:p>
    <w:p w14:paraId="7506A76D" w14:textId="77777777" w:rsidR="001178A7" w:rsidRPr="00EC4384" w:rsidRDefault="001178A7" w:rsidP="001178A7">
      <w:pPr>
        <w:ind w:firstLineChars="100" w:firstLine="280"/>
        <w:rPr>
          <w:rFonts w:ascii="Times New Roman" w:hAnsi="Times New Roman"/>
        </w:rPr>
      </w:pPr>
      <w:commentRangeStart w:id="21"/>
      <w:r w:rsidRPr="00ED7CA6">
        <w:rPr>
          <w:rFonts w:ascii="Times New Roman" w:hAnsi="Times New Roman" w:hint="eastAsia"/>
          <w:color w:val="000000"/>
        </w:rPr>
        <w:t>（</w:t>
      </w:r>
      <w:r w:rsidRPr="00EC4384">
        <w:rPr>
          <w:rFonts w:ascii="Times New Roman" w:hAnsi="Times New Roman"/>
          <w:color w:val="000000"/>
        </w:rPr>
        <w:t>5</w:t>
      </w:r>
      <w:r w:rsidRPr="00ED7CA6">
        <w:rPr>
          <w:rFonts w:ascii="Times New Roman" w:hAnsi="Times New Roman" w:hint="eastAsia"/>
          <w:color w:val="000000"/>
        </w:rPr>
        <w:t>）开始年月（</w:t>
      </w:r>
      <w:r w:rsidRPr="00EC4384">
        <w:rPr>
          <w:rFonts w:ascii="Times New Roman" w:hAnsi="Times New Roman"/>
          <w:color w:val="000000"/>
        </w:rPr>
        <w:t>AAE041</w:t>
      </w:r>
      <w:r w:rsidRPr="00ED7CA6">
        <w:rPr>
          <w:rFonts w:ascii="Times New Roman" w:hAnsi="Times New Roman" w:hint="eastAsia"/>
          <w:color w:val="000000"/>
        </w:rPr>
        <w:t>）等于养老退休人员</w:t>
      </w:r>
      <w:r w:rsidRPr="00EC4384">
        <w:rPr>
          <w:rFonts w:ascii="Times New Roman" w:hAnsi="Times New Roman"/>
          <w:color w:val="000000"/>
        </w:rPr>
        <w:t>IC10</w:t>
      </w:r>
      <w:r w:rsidRPr="00ED7CA6">
        <w:rPr>
          <w:rFonts w:ascii="Times New Roman" w:hAnsi="Times New Roman" w:hint="eastAsia"/>
          <w:color w:val="000000"/>
        </w:rPr>
        <w:t>的</w:t>
      </w:r>
      <w:r w:rsidRPr="00ED7CA6">
        <w:rPr>
          <w:rFonts w:ascii="Times New Roman" w:hAnsi="Times New Roman" w:hint="eastAsia"/>
        </w:rPr>
        <w:t>待遇享受开始年月（</w:t>
      </w:r>
      <w:r w:rsidRPr="00EC4384">
        <w:rPr>
          <w:rFonts w:ascii="Times New Roman" w:hAnsi="Times New Roman"/>
        </w:rPr>
        <w:t>AIC160</w:t>
      </w:r>
      <w:r w:rsidRPr="00ED7CA6">
        <w:rPr>
          <w:rFonts w:ascii="Times New Roman" w:hAnsi="Times New Roman" w:hint="eastAsia"/>
        </w:rPr>
        <w:t>）；</w:t>
      </w:r>
      <w:commentRangeEnd w:id="21"/>
      <w:r>
        <w:rPr>
          <w:rStyle w:val="a9"/>
        </w:rPr>
        <w:commentReference w:id="21"/>
      </w:r>
    </w:p>
    <w:p w14:paraId="1B5206A6" w14:textId="40D4E6E6" w:rsidR="001178A7" w:rsidRPr="00EC4384" w:rsidRDefault="001178A7" w:rsidP="001178A7">
      <w:pPr>
        <w:ind w:firstLineChars="100" w:firstLine="280"/>
        <w:rPr>
          <w:rFonts w:ascii="Times New Roman" w:hAnsi="Times New Roman"/>
        </w:rPr>
      </w:pPr>
      <w:commentRangeStart w:id="22"/>
      <w:r w:rsidRPr="00ED7CA6">
        <w:rPr>
          <w:rFonts w:ascii="Times New Roman" w:hAnsi="Times New Roman" w:hint="eastAsia"/>
        </w:rPr>
        <w:t>（</w:t>
      </w:r>
      <w:r w:rsidRPr="00EC4384">
        <w:rPr>
          <w:rFonts w:ascii="Times New Roman" w:hAnsi="Times New Roman"/>
        </w:rPr>
        <w:t>6</w:t>
      </w:r>
      <w:r w:rsidRPr="00ED7CA6">
        <w:rPr>
          <w:rFonts w:ascii="Times New Roman" w:hAnsi="Times New Roman" w:hint="eastAsia"/>
        </w:rPr>
        <w:t>）</w:t>
      </w:r>
      <w:r w:rsidRPr="00ED7CA6">
        <w:rPr>
          <w:rFonts w:ascii="Times New Roman" w:hAnsi="Times New Roman" w:hint="eastAsia"/>
          <w:color w:val="000000"/>
        </w:rPr>
        <w:t>【数据校验】险种类型（</w:t>
      </w:r>
      <w:r w:rsidRPr="00EC4384">
        <w:rPr>
          <w:rFonts w:ascii="Times New Roman" w:hAnsi="Times New Roman"/>
          <w:color w:val="000000"/>
        </w:rPr>
        <w:t>AAE140</w:t>
      </w:r>
      <w:r w:rsidRPr="00ED7CA6">
        <w:rPr>
          <w:rFonts w:ascii="Times New Roman" w:hAnsi="Times New Roman" w:hint="eastAsia"/>
          <w:color w:val="000000"/>
        </w:rPr>
        <w:t>）为</w:t>
      </w:r>
      <w:r w:rsidRPr="00EC4384">
        <w:rPr>
          <w:rFonts w:ascii="Times New Roman" w:hAnsi="Times New Roman"/>
          <w:color w:val="000000"/>
        </w:rPr>
        <w:t>“1</w:t>
      </w:r>
      <w:r>
        <w:rPr>
          <w:rFonts w:ascii="Times New Roman" w:hAnsi="Times New Roman"/>
          <w:color w:val="000000"/>
        </w:rPr>
        <w:t>20</w:t>
      </w:r>
      <w:r w:rsidRPr="00EC4384">
        <w:rPr>
          <w:rFonts w:ascii="Times New Roman" w:hAnsi="Times New Roman"/>
          <w:color w:val="000000"/>
        </w:rPr>
        <w:t>-</w:t>
      </w:r>
      <w:r>
        <w:rPr>
          <w:rFonts w:ascii="Times New Roman" w:hAnsi="Times New Roman" w:hint="eastAsia"/>
        </w:rPr>
        <w:t>机关养老</w:t>
      </w:r>
      <w:r w:rsidRPr="00ED7CA6">
        <w:rPr>
          <w:rFonts w:ascii="Times New Roman" w:hAnsi="Times New Roman" w:hint="eastAsia"/>
        </w:rPr>
        <w:t>保险</w:t>
      </w:r>
      <w:r w:rsidRPr="00EC4384">
        <w:rPr>
          <w:rFonts w:ascii="Times New Roman" w:hAnsi="Times New Roman"/>
        </w:rPr>
        <w:t>”</w:t>
      </w:r>
      <w:r w:rsidRPr="00ED7CA6">
        <w:rPr>
          <w:rFonts w:ascii="Times New Roman" w:hAnsi="Times New Roman" w:hint="eastAsia"/>
        </w:rPr>
        <w:t>；</w:t>
      </w:r>
      <w:commentRangeEnd w:id="22"/>
      <w:r>
        <w:rPr>
          <w:rStyle w:val="a9"/>
        </w:rPr>
        <w:commentReference w:id="22"/>
      </w:r>
    </w:p>
    <w:p w14:paraId="34D5C022" w14:textId="77777777" w:rsidR="001178A7" w:rsidRPr="00EC4384" w:rsidRDefault="001178A7" w:rsidP="001178A7">
      <w:pPr>
        <w:ind w:firstLineChars="100" w:firstLine="280"/>
        <w:rPr>
          <w:rFonts w:ascii="Times New Roman" w:hAnsi="Times New Roman"/>
        </w:rPr>
      </w:pPr>
      <w:r w:rsidRPr="00ED7CA6">
        <w:rPr>
          <w:rFonts w:ascii="Times New Roman" w:hAnsi="Times New Roman" w:hint="eastAsia"/>
        </w:rPr>
        <w:t>（</w:t>
      </w:r>
      <w:r w:rsidRPr="00EC4384">
        <w:rPr>
          <w:rFonts w:ascii="Times New Roman" w:hAnsi="Times New Roman"/>
        </w:rPr>
        <w:t>7</w:t>
      </w:r>
      <w:r w:rsidRPr="00ED7CA6">
        <w:rPr>
          <w:rFonts w:ascii="Times New Roman" w:hAnsi="Times New Roman" w:hint="eastAsia"/>
        </w:rPr>
        <w:t>）</w:t>
      </w:r>
      <w:r w:rsidRPr="00ED7CA6">
        <w:rPr>
          <w:rFonts w:ascii="Times New Roman" w:hAnsi="Times New Roman" w:hint="eastAsia"/>
          <w:color w:val="000000"/>
        </w:rPr>
        <w:t>【数据校验】</w:t>
      </w:r>
      <w:r w:rsidRPr="00ED7CA6">
        <w:rPr>
          <w:rFonts w:ascii="Times New Roman" w:hAnsi="Times New Roman" w:hint="eastAsia"/>
        </w:rPr>
        <w:t>待遇人员类型（</w:t>
      </w:r>
      <w:r w:rsidRPr="00EC4384">
        <w:rPr>
          <w:rFonts w:ascii="Times New Roman" w:hAnsi="Times New Roman"/>
          <w:color w:val="000000"/>
        </w:rPr>
        <w:t>AAC309</w:t>
      </w:r>
      <w:r w:rsidRPr="00ED7CA6">
        <w:rPr>
          <w:rFonts w:ascii="Times New Roman" w:hAnsi="Times New Roman" w:hint="eastAsia"/>
        </w:rPr>
        <w:t>）为</w:t>
      </w:r>
      <w:r w:rsidRPr="00EC4384">
        <w:rPr>
          <w:rFonts w:ascii="Times New Roman" w:hAnsi="Times New Roman"/>
        </w:rPr>
        <w:t>“20-</w:t>
      </w:r>
      <w:r w:rsidRPr="00ED7CA6">
        <w:rPr>
          <w:rFonts w:ascii="Times New Roman" w:hAnsi="Times New Roman" w:hint="eastAsia"/>
        </w:rPr>
        <w:t>退休</w:t>
      </w:r>
      <w:r w:rsidRPr="00EC4384">
        <w:rPr>
          <w:rFonts w:ascii="Times New Roman" w:hAnsi="Times New Roman"/>
        </w:rPr>
        <w:t>”</w:t>
      </w:r>
      <w:r w:rsidRPr="00ED7CA6">
        <w:rPr>
          <w:rFonts w:ascii="Times New Roman" w:hAnsi="Times New Roman" w:hint="eastAsia"/>
        </w:rPr>
        <w:t>；</w:t>
      </w:r>
    </w:p>
    <w:p w14:paraId="0738AA2D" w14:textId="77777777" w:rsidR="001178A7" w:rsidRPr="00EC4384" w:rsidRDefault="001178A7" w:rsidP="001178A7">
      <w:pPr>
        <w:ind w:firstLineChars="100" w:firstLine="280"/>
        <w:rPr>
          <w:rFonts w:ascii="Times New Roman" w:hAnsi="Times New Roman"/>
        </w:rPr>
      </w:pPr>
      <w:r w:rsidRPr="00ED7CA6">
        <w:rPr>
          <w:rFonts w:ascii="Times New Roman" w:hAnsi="Times New Roman" w:hint="eastAsia"/>
        </w:rPr>
        <w:t>（</w:t>
      </w:r>
      <w:r w:rsidRPr="00EC4384">
        <w:rPr>
          <w:rFonts w:ascii="Times New Roman" w:hAnsi="Times New Roman"/>
        </w:rPr>
        <w:t>8</w:t>
      </w:r>
      <w:r w:rsidRPr="00ED7CA6">
        <w:rPr>
          <w:rFonts w:ascii="Times New Roman" w:hAnsi="Times New Roman" w:hint="eastAsia"/>
        </w:rPr>
        <w:t>）</w:t>
      </w:r>
      <w:r w:rsidRPr="00ED7CA6">
        <w:rPr>
          <w:rFonts w:ascii="Times New Roman" w:hAnsi="Times New Roman" w:hint="eastAsia"/>
          <w:color w:val="000000"/>
        </w:rPr>
        <w:t>【数据校验】</w:t>
      </w:r>
      <w:r w:rsidRPr="00ED7CA6">
        <w:rPr>
          <w:rFonts w:ascii="Times New Roman" w:hAnsi="Times New Roman" w:hint="eastAsia"/>
        </w:rPr>
        <w:t>待遇发放状态（</w:t>
      </w:r>
      <w:r w:rsidRPr="00EC4384">
        <w:rPr>
          <w:rFonts w:ascii="Times New Roman" w:hAnsi="Times New Roman"/>
          <w:color w:val="000000"/>
        </w:rPr>
        <w:t>AAE116</w:t>
      </w:r>
      <w:r w:rsidRPr="00ED7CA6">
        <w:rPr>
          <w:rFonts w:ascii="Times New Roman" w:hAnsi="Times New Roman" w:hint="eastAsia"/>
        </w:rPr>
        <w:t>）为</w:t>
      </w:r>
      <w:r w:rsidRPr="00EC4384">
        <w:rPr>
          <w:rFonts w:ascii="Times New Roman" w:hAnsi="Times New Roman"/>
        </w:rPr>
        <w:t>“1-</w:t>
      </w:r>
      <w:r w:rsidRPr="00ED7CA6">
        <w:rPr>
          <w:rFonts w:ascii="Times New Roman" w:hAnsi="Times New Roman" w:hint="eastAsia"/>
        </w:rPr>
        <w:t>正常发放</w:t>
      </w:r>
      <w:r w:rsidRPr="00EC4384">
        <w:rPr>
          <w:rFonts w:ascii="Times New Roman" w:hAnsi="Times New Roman"/>
        </w:rPr>
        <w:t>”</w:t>
      </w:r>
      <w:r w:rsidRPr="00ED7CA6">
        <w:rPr>
          <w:rFonts w:ascii="Times New Roman" w:hAnsi="Times New Roman" w:hint="eastAsia"/>
        </w:rPr>
        <w:t>；</w:t>
      </w:r>
      <w:bookmarkStart w:id="23" w:name="_GoBack"/>
      <w:bookmarkEnd w:id="23"/>
    </w:p>
    <w:p w14:paraId="23E54150" w14:textId="77777777" w:rsidR="001178A7" w:rsidRPr="00EC4384" w:rsidRDefault="001178A7" w:rsidP="001178A7">
      <w:pPr>
        <w:ind w:firstLineChars="100" w:firstLine="280"/>
        <w:rPr>
          <w:rFonts w:ascii="Times New Roman" w:hAnsi="Times New Roman"/>
        </w:rPr>
      </w:pPr>
      <w:r w:rsidRPr="00ED7CA6">
        <w:rPr>
          <w:rFonts w:ascii="Times New Roman" w:hAnsi="Times New Roman" w:hint="eastAsia"/>
        </w:rPr>
        <w:t>（</w:t>
      </w:r>
      <w:r w:rsidRPr="00EC4384">
        <w:rPr>
          <w:rFonts w:ascii="Times New Roman" w:hAnsi="Times New Roman"/>
        </w:rPr>
        <w:t>9</w:t>
      </w:r>
      <w:r w:rsidRPr="00ED7CA6">
        <w:rPr>
          <w:rFonts w:ascii="Times New Roman" w:hAnsi="Times New Roman" w:hint="eastAsia"/>
        </w:rPr>
        <w:t>）主键以所属省份行政区划代码（</w:t>
      </w:r>
      <w:r w:rsidRPr="00EC4384">
        <w:rPr>
          <w:rFonts w:ascii="Times New Roman" w:hAnsi="Times New Roman"/>
        </w:rPr>
        <w:t>AAF018</w:t>
      </w:r>
      <w:r w:rsidRPr="00ED7CA6">
        <w:rPr>
          <w:rFonts w:ascii="Times New Roman" w:hAnsi="Times New Roman" w:hint="eastAsia"/>
        </w:rPr>
        <w:t>）前</w:t>
      </w:r>
      <w:r w:rsidRPr="00EC4384">
        <w:rPr>
          <w:rFonts w:ascii="Times New Roman" w:hAnsi="Times New Roman"/>
        </w:rPr>
        <w:t>2</w:t>
      </w:r>
      <w:r w:rsidRPr="00ED7CA6">
        <w:rPr>
          <w:rFonts w:ascii="Times New Roman" w:hAnsi="Times New Roman" w:hint="eastAsia"/>
        </w:rPr>
        <w:t>位开头。</w:t>
      </w:r>
    </w:p>
    <w:p w14:paraId="2D07600C" w14:textId="77777777" w:rsidR="001178A7" w:rsidRPr="00EC4384" w:rsidRDefault="001178A7" w:rsidP="001178A7">
      <w:pPr>
        <w:ind w:firstLineChars="100" w:firstLine="280"/>
        <w:rPr>
          <w:rFonts w:ascii="Times New Roman" w:hAnsi="Times New Roman"/>
        </w:rPr>
      </w:pPr>
      <w:r w:rsidRPr="00ED7CA6">
        <w:rPr>
          <w:rFonts w:ascii="Times New Roman" w:hAnsi="Times New Roman"/>
        </w:rPr>
        <w:t xml:space="preserve">2. </w:t>
      </w:r>
      <w:r w:rsidRPr="00ED7CA6">
        <w:rPr>
          <w:rFonts w:ascii="Times New Roman" w:hAnsi="Times New Roman" w:hint="eastAsia"/>
        </w:rPr>
        <w:t>新增</w:t>
      </w:r>
      <w:r w:rsidRPr="00EC4384">
        <w:rPr>
          <w:rFonts w:ascii="Times New Roman" w:hAnsi="Times New Roman"/>
        </w:rPr>
        <w:t>AC70</w:t>
      </w:r>
      <w:r w:rsidRPr="00ED7CA6">
        <w:rPr>
          <w:rFonts w:ascii="Times New Roman" w:hAnsi="Times New Roman" w:hint="eastAsia"/>
        </w:rPr>
        <w:t>表，在人员待遇申请事件表</w:t>
      </w:r>
      <w:r w:rsidRPr="00EC4384">
        <w:rPr>
          <w:rFonts w:ascii="Times New Roman" w:hAnsi="Times New Roman"/>
        </w:rPr>
        <w:t>AC70</w:t>
      </w:r>
      <w:r w:rsidRPr="00ED7CA6">
        <w:rPr>
          <w:rFonts w:ascii="Times New Roman" w:hAnsi="Times New Roman" w:hint="eastAsia"/>
        </w:rPr>
        <w:t>中新增人员待遇申</w:t>
      </w:r>
      <w:r w:rsidRPr="00ED7CA6">
        <w:rPr>
          <w:rFonts w:ascii="Times New Roman" w:hAnsi="Times New Roman" w:hint="eastAsia"/>
        </w:rPr>
        <w:lastRenderedPageBreak/>
        <w:t>请事件记录。</w:t>
      </w:r>
    </w:p>
    <w:p w14:paraId="0EFC78DD" w14:textId="77777777" w:rsidR="001178A7" w:rsidRPr="00EC4384" w:rsidRDefault="001178A7" w:rsidP="001178A7">
      <w:pPr>
        <w:ind w:firstLineChars="100" w:firstLine="280"/>
        <w:rPr>
          <w:rFonts w:ascii="Times New Roman" w:hAnsi="Times New Roman"/>
        </w:rPr>
      </w:pPr>
      <w:r w:rsidRPr="00ED7CA6">
        <w:rPr>
          <w:rFonts w:ascii="Times New Roman" w:hAnsi="Times New Roman" w:hint="eastAsia"/>
        </w:rPr>
        <w:t>（</w:t>
      </w:r>
      <w:r w:rsidRPr="00EC4384">
        <w:rPr>
          <w:rFonts w:ascii="Times New Roman" w:hAnsi="Times New Roman"/>
        </w:rPr>
        <w:t>1</w:t>
      </w:r>
      <w:r w:rsidRPr="00ED7CA6">
        <w:rPr>
          <w:rFonts w:ascii="Times New Roman" w:hAnsi="Times New Roman" w:hint="eastAsia"/>
        </w:rPr>
        <w:t>）费款所属期（</w:t>
      </w:r>
      <w:r w:rsidRPr="00EC4384">
        <w:rPr>
          <w:rFonts w:ascii="Times New Roman" w:hAnsi="Times New Roman"/>
        </w:rPr>
        <w:t>AAE002</w:t>
      </w:r>
      <w:r w:rsidRPr="00ED7CA6">
        <w:rPr>
          <w:rFonts w:ascii="Times New Roman" w:hAnsi="Times New Roman" w:hint="eastAsia"/>
        </w:rPr>
        <w:t>）为事件发生的费款所属期；</w:t>
      </w:r>
    </w:p>
    <w:p w14:paraId="06B57B39" w14:textId="77777777" w:rsidR="001178A7" w:rsidRPr="00EC4384" w:rsidRDefault="001178A7" w:rsidP="001178A7">
      <w:pPr>
        <w:ind w:firstLineChars="100" w:firstLine="280"/>
        <w:rPr>
          <w:rFonts w:ascii="Times New Roman" w:hAnsi="Times New Roman"/>
        </w:rPr>
      </w:pPr>
      <w:r w:rsidRPr="00ED7CA6">
        <w:rPr>
          <w:rFonts w:ascii="Times New Roman" w:hAnsi="Times New Roman" w:hint="eastAsia"/>
        </w:rPr>
        <w:t>（</w:t>
      </w:r>
      <w:r w:rsidRPr="00EC4384">
        <w:rPr>
          <w:rFonts w:ascii="Times New Roman" w:hAnsi="Times New Roman"/>
        </w:rPr>
        <w:t>2</w:t>
      </w:r>
      <w:r w:rsidRPr="00ED7CA6">
        <w:rPr>
          <w:rFonts w:ascii="Times New Roman" w:hAnsi="Times New Roman" w:hint="eastAsia"/>
        </w:rPr>
        <w:t>）个人月应付核定记录</w:t>
      </w:r>
      <w:r w:rsidRPr="00EC4384">
        <w:rPr>
          <w:rFonts w:ascii="Times New Roman" w:hAnsi="Times New Roman"/>
        </w:rPr>
        <w:t>ID</w:t>
      </w:r>
      <w:r w:rsidRPr="00ED7CA6">
        <w:rPr>
          <w:rFonts w:ascii="Times New Roman" w:hAnsi="Times New Roman" w:hint="eastAsia"/>
        </w:rPr>
        <w:t>（</w:t>
      </w:r>
      <w:r w:rsidRPr="00EC4384">
        <w:rPr>
          <w:rFonts w:ascii="Times New Roman" w:hAnsi="Times New Roman"/>
          <w:kern w:val="0"/>
        </w:rPr>
        <w:t>AAZ661</w:t>
      </w:r>
      <w:r w:rsidRPr="00ED7CA6">
        <w:rPr>
          <w:rFonts w:ascii="Times New Roman" w:hAnsi="Times New Roman" w:hint="eastAsia"/>
        </w:rPr>
        <w:t>）为空；</w:t>
      </w:r>
    </w:p>
    <w:p w14:paraId="7B44F160" w14:textId="77777777" w:rsidR="001178A7" w:rsidRPr="00EC4384" w:rsidRDefault="001178A7" w:rsidP="001178A7">
      <w:pPr>
        <w:ind w:firstLineChars="100" w:firstLine="280"/>
        <w:rPr>
          <w:rFonts w:ascii="Times New Roman" w:hAnsi="Times New Roman"/>
        </w:rPr>
      </w:pPr>
      <w:r w:rsidRPr="00ED7CA6">
        <w:rPr>
          <w:rFonts w:ascii="Times New Roman" w:hAnsi="Times New Roman" w:hint="eastAsia"/>
        </w:rPr>
        <w:t>（</w:t>
      </w:r>
      <w:r w:rsidRPr="00EC4384">
        <w:rPr>
          <w:rFonts w:ascii="Times New Roman" w:hAnsi="Times New Roman"/>
        </w:rPr>
        <w:t>3</w:t>
      </w:r>
      <w:r w:rsidRPr="00ED7CA6">
        <w:rPr>
          <w:rFonts w:ascii="Times New Roman" w:hAnsi="Times New Roman" w:hint="eastAsia"/>
        </w:rPr>
        <w:t>）</w:t>
      </w:r>
      <w:r w:rsidRPr="00ED7CA6">
        <w:rPr>
          <w:rFonts w:ascii="Times New Roman" w:hAnsi="Times New Roman" w:hint="eastAsia"/>
          <w:kern w:val="0"/>
        </w:rPr>
        <w:t>享受待遇人员</w:t>
      </w:r>
      <w:r w:rsidRPr="00EC4384">
        <w:rPr>
          <w:rFonts w:ascii="Times New Roman" w:hAnsi="Times New Roman"/>
          <w:kern w:val="0"/>
        </w:rPr>
        <w:t>ID</w:t>
      </w:r>
      <w:r w:rsidRPr="00ED7CA6">
        <w:rPr>
          <w:rFonts w:ascii="Times New Roman" w:hAnsi="Times New Roman" w:hint="eastAsia"/>
          <w:kern w:val="0"/>
        </w:rPr>
        <w:t>（</w:t>
      </w:r>
      <w:r w:rsidRPr="00EC4384">
        <w:rPr>
          <w:rFonts w:ascii="Times New Roman" w:hAnsi="Times New Roman"/>
          <w:kern w:val="0"/>
        </w:rPr>
        <w:t>AAZ257</w:t>
      </w:r>
      <w:r w:rsidRPr="00ED7CA6">
        <w:rPr>
          <w:rFonts w:ascii="Times New Roman" w:hAnsi="Times New Roman" w:hint="eastAsia"/>
          <w:kern w:val="0"/>
        </w:rPr>
        <w:t>）与</w:t>
      </w:r>
      <w:r w:rsidRPr="00ED7CA6">
        <w:rPr>
          <w:rFonts w:ascii="Times New Roman" w:hAnsi="Times New Roman" w:hint="eastAsia"/>
        </w:rPr>
        <w:t>享受待遇基本信息</w:t>
      </w:r>
      <w:r w:rsidRPr="00EC4384">
        <w:rPr>
          <w:rFonts w:ascii="Times New Roman" w:hAnsi="Times New Roman"/>
        </w:rPr>
        <w:t>AC60</w:t>
      </w:r>
      <w:r w:rsidRPr="00ED7CA6">
        <w:rPr>
          <w:rFonts w:ascii="Times New Roman" w:hAnsi="Times New Roman" w:hint="eastAsia"/>
        </w:rPr>
        <w:t>中的</w:t>
      </w:r>
      <w:r w:rsidRPr="00EC4384">
        <w:rPr>
          <w:rFonts w:ascii="Times New Roman" w:hAnsi="Times New Roman"/>
        </w:rPr>
        <w:t>AAZ257</w:t>
      </w:r>
      <w:r w:rsidRPr="00ED7CA6">
        <w:rPr>
          <w:rFonts w:ascii="Times New Roman" w:hAnsi="Times New Roman" w:hint="eastAsia"/>
        </w:rPr>
        <w:t>关联；</w:t>
      </w:r>
    </w:p>
    <w:p w14:paraId="1EECEE82" w14:textId="77777777" w:rsidR="001178A7" w:rsidRPr="00EC4384" w:rsidRDefault="001178A7" w:rsidP="001178A7">
      <w:pPr>
        <w:ind w:firstLineChars="100" w:firstLine="280"/>
        <w:rPr>
          <w:rFonts w:ascii="Times New Roman" w:hAnsi="Times New Roman"/>
        </w:rPr>
      </w:pPr>
      <w:r w:rsidRPr="00ED7CA6">
        <w:rPr>
          <w:rFonts w:ascii="Times New Roman" w:hAnsi="Times New Roman" w:hint="eastAsia"/>
        </w:rPr>
        <w:t>（</w:t>
      </w:r>
      <w:r w:rsidRPr="00EC4384">
        <w:rPr>
          <w:rFonts w:ascii="Times New Roman" w:hAnsi="Times New Roman"/>
        </w:rPr>
        <w:t>4</w:t>
      </w:r>
      <w:r w:rsidRPr="00ED7CA6">
        <w:rPr>
          <w:rFonts w:ascii="Times New Roman" w:hAnsi="Times New Roman" w:hint="eastAsia"/>
        </w:rPr>
        <w:t>）</w:t>
      </w:r>
      <w:r w:rsidRPr="00ED7CA6">
        <w:rPr>
          <w:rFonts w:ascii="Times New Roman" w:hAnsi="Times New Roman" w:hint="eastAsia"/>
          <w:kern w:val="0"/>
        </w:rPr>
        <w:t>险种类型（</w:t>
      </w:r>
      <w:r w:rsidRPr="00EC4384">
        <w:rPr>
          <w:rFonts w:ascii="Times New Roman" w:hAnsi="Times New Roman"/>
          <w:kern w:val="0"/>
        </w:rPr>
        <w:t>AAE140</w:t>
      </w:r>
      <w:r w:rsidRPr="00ED7CA6">
        <w:rPr>
          <w:rFonts w:ascii="Times New Roman" w:hAnsi="Times New Roman" w:hint="eastAsia"/>
          <w:kern w:val="0"/>
        </w:rPr>
        <w:t>）与</w:t>
      </w:r>
      <w:r w:rsidRPr="00ED7CA6">
        <w:rPr>
          <w:rFonts w:ascii="Times New Roman" w:hAnsi="Times New Roman" w:hint="eastAsia"/>
        </w:rPr>
        <w:t>享受待遇基本信息</w:t>
      </w:r>
      <w:r w:rsidRPr="00EC4384">
        <w:rPr>
          <w:rFonts w:ascii="Times New Roman" w:hAnsi="Times New Roman"/>
        </w:rPr>
        <w:t>AC60</w:t>
      </w:r>
      <w:r w:rsidRPr="00ED7CA6">
        <w:rPr>
          <w:rFonts w:ascii="Times New Roman" w:hAnsi="Times New Roman" w:hint="eastAsia"/>
        </w:rPr>
        <w:t>中的</w:t>
      </w:r>
      <w:r w:rsidRPr="00EC4384">
        <w:rPr>
          <w:rFonts w:ascii="Times New Roman" w:hAnsi="Times New Roman"/>
          <w:kern w:val="0"/>
        </w:rPr>
        <w:t>AAE140</w:t>
      </w:r>
      <w:r w:rsidRPr="00ED7CA6">
        <w:rPr>
          <w:rFonts w:ascii="Times New Roman" w:hAnsi="Times New Roman" w:hint="eastAsia"/>
          <w:kern w:val="0"/>
        </w:rPr>
        <w:t>相同</w:t>
      </w:r>
      <w:r w:rsidRPr="00ED7CA6">
        <w:rPr>
          <w:rFonts w:ascii="Times New Roman" w:hAnsi="Times New Roman" w:hint="eastAsia"/>
        </w:rPr>
        <w:t>；</w:t>
      </w:r>
    </w:p>
    <w:p w14:paraId="0286A3CF" w14:textId="77777777" w:rsidR="001178A7" w:rsidRPr="00EC4384" w:rsidRDefault="001178A7" w:rsidP="001178A7">
      <w:pPr>
        <w:ind w:firstLineChars="100" w:firstLine="280"/>
        <w:rPr>
          <w:rFonts w:ascii="Times New Roman" w:hAnsi="Times New Roman"/>
          <w:kern w:val="0"/>
        </w:rPr>
      </w:pPr>
      <w:r w:rsidRPr="00ED7CA6">
        <w:rPr>
          <w:rFonts w:ascii="Times New Roman" w:hAnsi="Times New Roman" w:hint="eastAsia"/>
        </w:rPr>
        <w:t>（</w:t>
      </w:r>
      <w:r w:rsidRPr="00EC4384">
        <w:rPr>
          <w:rFonts w:ascii="Times New Roman" w:hAnsi="Times New Roman"/>
        </w:rPr>
        <w:t>5</w:t>
      </w:r>
      <w:r w:rsidRPr="00ED7CA6">
        <w:rPr>
          <w:rFonts w:ascii="Times New Roman" w:hAnsi="Times New Roman" w:hint="eastAsia"/>
        </w:rPr>
        <w:t>）</w:t>
      </w:r>
      <w:r w:rsidRPr="00ED7CA6">
        <w:rPr>
          <w:rFonts w:ascii="Times New Roman" w:hAnsi="Times New Roman" w:hint="eastAsia"/>
          <w:kern w:val="0"/>
        </w:rPr>
        <w:t>单位编号（</w:t>
      </w:r>
      <w:r w:rsidRPr="00EC4384">
        <w:rPr>
          <w:rFonts w:ascii="Times New Roman" w:hAnsi="Times New Roman"/>
          <w:kern w:val="0"/>
        </w:rPr>
        <w:t>AAB001</w:t>
      </w:r>
      <w:r w:rsidRPr="00ED7CA6">
        <w:rPr>
          <w:rFonts w:ascii="Times New Roman" w:hAnsi="Times New Roman" w:hint="eastAsia"/>
          <w:kern w:val="0"/>
        </w:rPr>
        <w:t>）与</w:t>
      </w:r>
      <w:r w:rsidRPr="00ED7CA6">
        <w:rPr>
          <w:rFonts w:ascii="Times New Roman" w:hAnsi="Times New Roman" w:hint="eastAsia"/>
        </w:rPr>
        <w:t>享受待遇基本信息</w:t>
      </w:r>
      <w:r w:rsidRPr="00EC4384">
        <w:rPr>
          <w:rFonts w:ascii="Times New Roman" w:hAnsi="Times New Roman"/>
        </w:rPr>
        <w:t>AC60</w:t>
      </w:r>
      <w:r w:rsidRPr="00ED7CA6">
        <w:rPr>
          <w:rFonts w:ascii="Times New Roman" w:hAnsi="Times New Roman" w:hint="eastAsia"/>
        </w:rPr>
        <w:t>中的</w:t>
      </w:r>
      <w:r w:rsidRPr="00EC4384">
        <w:rPr>
          <w:rFonts w:ascii="Times New Roman" w:hAnsi="Times New Roman"/>
          <w:kern w:val="0"/>
        </w:rPr>
        <w:t>AAB001</w:t>
      </w:r>
      <w:r w:rsidRPr="00ED7CA6">
        <w:rPr>
          <w:rFonts w:ascii="Times New Roman" w:hAnsi="Times New Roman" w:hint="eastAsia"/>
          <w:kern w:val="0"/>
        </w:rPr>
        <w:t>相同</w:t>
      </w:r>
      <w:r w:rsidRPr="00ED7CA6">
        <w:rPr>
          <w:rFonts w:ascii="Times New Roman" w:hAnsi="Times New Roman" w:hint="eastAsia"/>
        </w:rPr>
        <w:t>；</w:t>
      </w:r>
      <w:r w:rsidRPr="00ED7CA6" w:rsidDel="00011161">
        <w:rPr>
          <w:rFonts w:ascii="Times New Roman" w:hAnsi="Times New Roman"/>
        </w:rPr>
        <w:t xml:space="preserve"> </w:t>
      </w:r>
    </w:p>
    <w:p w14:paraId="0246E09E" w14:textId="77777777" w:rsidR="001178A7" w:rsidRPr="00EC4384" w:rsidRDefault="001178A7" w:rsidP="001178A7">
      <w:pPr>
        <w:ind w:firstLineChars="100" w:firstLine="280"/>
        <w:rPr>
          <w:rFonts w:ascii="Times New Roman" w:hAnsi="Times New Roman"/>
          <w:kern w:val="0"/>
        </w:rPr>
      </w:pPr>
      <w:r w:rsidRPr="00ED7CA6">
        <w:rPr>
          <w:rFonts w:ascii="Times New Roman" w:hAnsi="Times New Roman" w:hint="eastAsia"/>
          <w:kern w:val="0"/>
        </w:rPr>
        <w:t>（</w:t>
      </w:r>
      <w:r w:rsidRPr="00EC4384">
        <w:rPr>
          <w:rFonts w:ascii="Times New Roman" w:hAnsi="Times New Roman"/>
          <w:kern w:val="0"/>
        </w:rPr>
        <w:t>6</w:t>
      </w:r>
      <w:r w:rsidRPr="00ED7CA6">
        <w:rPr>
          <w:rFonts w:ascii="Times New Roman" w:hAnsi="Times New Roman" w:hint="eastAsia"/>
          <w:kern w:val="0"/>
        </w:rPr>
        <w:t>）</w:t>
      </w:r>
      <w:r w:rsidRPr="00ED7CA6">
        <w:rPr>
          <w:rFonts w:ascii="Times New Roman" w:hAnsi="Times New Roman" w:hint="eastAsia"/>
        </w:rPr>
        <w:t>【数据校验】待遇业务类型（</w:t>
      </w:r>
      <w:r w:rsidRPr="00EC4384">
        <w:rPr>
          <w:rFonts w:ascii="Times New Roman" w:hAnsi="Times New Roman"/>
        </w:rPr>
        <w:t>AAC312</w:t>
      </w:r>
      <w:r w:rsidRPr="00ED7CA6">
        <w:rPr>
          <w:rFonts w:ascii="Times New Roman" w:hAnsi="Times New Roman" w:hint="eastAsia"/>
        </w:rPr>
        <w:t>）</w:t>
      </w:r>
      <w:r w:rsidRPr="00ED7CA6">
        <w:rPr>
          <w:rFonts w:ascii="Times New Roman" w:hAnsi="Times New Roman" w:hint="eastAsia"/>
          <w:kern w:val="0"/>
        </w:rPr>
        <w:t>为</w:t>
      </w:r>
      <w:r w:rsidRPr="00EC4384">
        <w:rPr>
          <w:rFonts w:ascii="Times New Roman" w:hAnsi="Times New Roman"/>
          <w:kern w:val="0"/>
        </w:rPr>
        <w:t>“</w:t>
      </w:r>
      <w:r w:rsidRPr="00ED7CA6">
        <w:rPr>
          <w:rFonts w:ascii="Times New Roman" w:hAnsi="Times New Roman"/>
          <w:kern w:val="0"/>
          <w:szCs w:val="21"/>
        </w:rPr>
        <w:t>12-</w:t>
      </w:r>
      <w:r w:rsidRPr="00ED7CA6">
        <w:rPr>
          <w:rFonts w:ascii="Times New Roman" w:hAnsi="Times New Roman" w:hint="eastAsia"/>
          <w:kern w:val="0"/>
          <w:szCs w:val="21"/>
        </w:rPr>
        <w:t>定期待遇核定</w:t>
      </w:r>
      <w:r w:rsidRPr="00EC4384">
        <w:rPr>
          <w:rFonts w:ascii="Times New Roman" w:hAnsi="Times New Roman"/>
          <w:kern w:val="0"/>
        </w:rPr>
        <w:t>”</w:t>
      </w:r>
      <w:r w:rsidRPr="00ED7CA6">
        <w:rPr>
          <w:rFonts w:ascii="Times New Roman" w:hAnsi="Times New Roman" w:hint="eastAsia"/>
          <w:kern w:val="0"/>
        </w:rPr>
        <w:t>或</w:t>
      </w:r>
      <w:r w:rsidRPr="00EC4384">
        <w:rPr>
          <w:rFonts w:ascii="Times New Roman" w:hAnsi="Times New Roman"/>
          <w:kern w:val="0"/>
        </w:rPr>
        <w:t>“</w:t>
      </w:r>
      <w:r w:rsidRPr="00ED7CA6">
        <w:rPr>
          <w:rFonts w:ascii="Times New Roman" w:hAnsi="Times New Roman"/>
          <w:kern w:val="0"/>
          <w:szCs w:val="21"/>
        </w:rPr>
        <w:t>41-</w:t>
      </w:r>
      <w:r w:rsidRPr="00ED7CA6">
        <w:rPr>
          <w:rFonts w:ascii="Times New Roman" w:hAnsi="Times New Roman" w:hint="eastAsia"/>
        </w:rPr>
        <w:t>补发退发</w:t>
      </w:r>
      <w:r w:rsidRPr="00EC4384">
        <w:rPr>
          <w:rFonts w:ascii="Times New Roman" w:hAnsi="Times New Roman"/>
        </w:rPr>
        <w:t>”</w:t>
      </w:r>
      <w:r w:rsidRPr="00ED7CA6">
        <w:rPr>
          <w:rFonts w:ascii="Times New Roman" w:hAnsi="Times New Roman" w:hint="eastAsia"/>
        </w:rPr>
        <w:t>，当关联事件类型（</w:t>
      </w:r>
      <w:r w:rsidRPr="00ED7CA6">
        <w:rPr>
          <w:rFonts w:ascii="Times New Roman" w:hAnsi="Times New Roman"/>
        </w:rPr>
        <w:t>AAE877</w:t>
      </w:r>
      <w:r w:rsidRPr="00ED7CA6">
        <w:rPr>
          <w:rFonts w:ascii="Times New Roman" w:hAnsi="Times New Roman" w:hint="eastAsia"/>
        </w:rPr>
        <w:t>）为“</w:t>
      </w:r>
      <w:r w:rsidRPr="00ED7CA6">
        <w:rPr>
          <w:rFonts w:ascii="Times New Roman" w:hAnsi="Times New Roman"/>
        </w:rPr>
        <w:t>1-</w:t>
      </w:r>
      <w:r w:rsidRPr="00ED7CA6">
        <w:rPr>
          <w:rFonts w:ascii="Times New Roman" w:hAnsi="Times New Roman" w:hint="eastAsia"/>
        </w:rPr>
        <w:t>主事件”时校验；</w:t>
      </w:r>
    </w:p>
    <w:p w14:paraId="7423CB83" w14:textId="77777777" w:rsidR="001178A7" w:rsidRPr="00EC4384" w:rsidRDefault="001178A7" w:rsidP="001178A7">
      <w:pPr>
        <w:ind w:firstLineChars="100" w:firstLine="280"/>
        <w:rPr>
          <w:rFonts w:ascii="Times New Roman" w:hAnsi="Times New Roman"/>
          <w:kern w:val="0"/>
        </w:rPr>
      </w:pPr>
      <w:commentRangeStart w:id="24"/>
      <w:r w:rsidRPr="00ED7CA6">
        <w:rPr>
          <w:rFonts w:ascii="Times New Roman" w:hAnsi="Times New Roman" w:hint="eastAsia"/>
          <w:kern w:val="0"/>
        </w:rPr>
        <w:t>（</w:t>
      </w:r>
      <w:r w:rsidRPr="00EC4384">
        <w:rPr>
          <w:rFonts w:ascii="Times New Roman" w:hAnsi="Times New Roman"/>
          <w:kern w:val="0"/>
        </w:rPr>
        <w:t>7</w:t>
      </w:r>
      <w:r w:rsidRPr="00ED7CA6">
        <w:rPr>
          <w:rFonts w:ascii="Times New Roman" w:hAnsi="Times New Roman" w:hint="eastAsia"/>
          <w:kern w:val="0"/>
        </w:rPr>
        <w:t>）当</w:t>
      </w:r>
      <w:r w:rsidRPr="00ED7CA6">
        <w:rPr>
          <w:rFonts w:ascii="Times New Roman" w:hAnsi="Times New Roman" w:hint="eastAsia"/>
        </w:rPr>
        <w:t>关联事件类型（</w:t>
      </w:r>
      <w:r w:rsidRPr="00EC4384">
        <w:rPr>
          <w:rFonts w:ascii="Times New Roman" w:hAnsi="Times New Roman"/>
        </w:rPr>
        <w:t>AAE877</w:t>
      </w:r>
      <w:r w:rsidRPr="00ED7CA6">
        <w:rPr>
          <w:rFonts w:ascii="Times New Roman" w:hAnsi="Times New Roman" w:hint="eastAsia"/>
        </w:rPr>
        <w:t>）为</w:t>
      </w:r>
      <w:r w:rsidRPr="00EC4384">
        <w:rPr>
          <w:rFonts w:ascii="Times New Roman" w:hAnsi="Times New Roman"/>
        </w:rPr>
        <w:t>“2-</w:t>
      </w:r>
      <w:r w:rsidRPr="00ED7CA6">
        <w:rPr>
          <w:rFonts w:ascii="Times New Roman" w:hAnsi="Times New Roman" w:hint="eastAsia"/>
        </w:rPr>
        <w:t>辅事件</w:t>
      </w:r>
      <w:r w:rsidRPr="00EC4384">
        <w:rPr>
          <w:rFonts w:ascii="Times New Roman" w:hAnsi="Times New Roman"/>
        </w:rPr>
        <w:t>”</w:t>
      </w:r>
      <w:r w:rsidRPr="00ED7CA6">
        <w:rPr>
          <w:rFonts w:ascii="Times New Roman" w:hAnsi="Times New Roman" w:hint="eastAsia"/>
        </w:rPr>
        <w:t>时，主事件流水号（</w:t>
      </w:r>
      <w:r w:rsidRPr="00EC4384">
        <w:rPr>
          <w:rFonts w:ascii="Times New Roman" w:hAnsi="Times New Roman"/>
        </w:rPr>
        <w:t>AAZ732</w:t>
      </w:r>
      <w:r w:rsidRPr="00ED7CA6">
        <w:rPr>
          <w:rFonts w:ascii="Times New Roman" w:hAnsi="Times New Roman" w:hint="eastAsia"/>
        </w:rPr>
        <w:t>）与关联事件类型（</w:t>
      </w:r>
      <w:r w:rsidRPr="00EC4384">
        <w:rPr>
          <w:rFonts w:ascii="Times New Roman" w:hAnsi="Times New Roman"/>
        </w:rPr>
        <w:t>AAE877</w:t>
      </w:r>
      <w:r w:rsidRPr="00ED7CA6">
        <w:rPr>
          <w:rFonts w:ascii="Times New Roman" w:hAnsi="Times New Roman" w:hint="eastAsia"/>
        </w:rPr>
        <w:t>）为</w:t>
      </w:r>
      <w:r w:rsidRPr="00EC4384">
        <w:rPr>
          <w:rFonts w:ascii="Times New Roman" w:hAnsi="Times New Roman"/>
        </w:rPr>
        <w:t>“1-</w:t>
      </w:r>
      <w:r w:rsidRPr="00ED7CA6">
        <w:rPr>
          <w:rFonts w:ascii="Times New Roman" w:hAnsi="Times New Roman" w:hint="eastAsia"/>
        </w:rPr>
        <w:t>主事件</w:t>
      </w:r>
      <w:r w:rsidRPr="00EC4384">
        <w:rPr>
          <w:rFonts w:ascii="Times New Roman" w:hAnsi="Times New Roman"/>
        </w:rPr>
        <w:t>”</w:t>
      </w:r>
      <w:r w:rsidRPr="00ED7CA6">
        <w:rPr>
          <w:rFonts w:ascii="Times New Roman" w:hAnsi="Times New Roman" w:hint="eastAsia"/>
        </w:rPr>
        <w:t>的人员待遇申请事件</w:t>
      </w:r>
      <w:r w:rsidRPr="00EC4384">
        <w:rPr>
          <w:rFonts w:ascii="Times New Roman" w:hAnsi="Times New Roman"/>
        </w:rPr>
        <w:t>ID</w:t>
      </w:r>
      <w:r w:rsidRPr="00ED7CA6">
        <w:rPr>
          <w:rFonts w:ascii="Times New Roman" w:hAnsi="Times New Roman" w:hint="eastAsia"/>
        </w:rPr>
        <w:t>（</w:t>
      </w:r>
      <w:r w:rsidRPr="00EC4384">
        <w:rPr>
          <w:rFonts w:ascii="Times New Roman" w:hAnsi="Times New Roman"/>
        </w:rPr>
        <w:t>AAZ172</w:t>
      </w:r>
      <w:r w:rsidRPr="00ED7CA6">
        <w:rPr>
          <w:rFonts w:ascii="Times New Roman" w:hAnsi="Times New Roman" w:hint="eastAsia"/>
        </w:rPr>
        <w:t>）关联；</w:t>
      </w:r>
      <w:commentRangeEnd w:id="24"/>
      <w:r>
        <w:rPr>
          <w:rStyle w:val="a9"/>
        </w:rPr>
        <w:commentReference w:id="24"/>
      </w:r>
    </w:p>
    <w:p w14:paraId="1C4367AF" w14:textId="77777777" w:rsidR="001178A7" w:rsidRPr="00EC4384" w:rsidRDefault="001178A7" w:rsidP="001178A7">
      <w:pPr>
        <w:ind w:firstLineChars="100" w:firstLine="280"/>
        <w:rPr>
          <w:rFonts w:ascii="Times New Roman" w:hAnsi="Times New Roman"/>
          <w:kern w:val="0"/>
        </w:rPr>
      </w:pPr>
      <w:r w:rsidRPr="00ED7CA6">
        <w:rPr>
          <w:rFonts w:ascii="Times New Roman" w:hAnsi="Times New Roman" w:hint="eastAsia"/>
          <w:kern w:val="0"/>
        </w:rPr>
        <w:t>（</w:t>
      </w:r>
      <w:r w:rsidRPr="00EC4384">
        <w:rPr>
          <w:rFonts w:ascii="Times New Roman" w:hAnsi="Times New Roman"/>
          <w:kern w:val="0"/>
        </w:rPr>
        <w:t>8</w:t>
      </w:r>
      <w:r w:rsidRPr="00ED7CA6">
        <w:rPr>
          <w:rFonts w:ascii="Times New Roman" w:hAnsi="Times New Roman" w:hint="eastAsia"/>
          <w:kern w:val="0"/>
        </w:rPr>
        <w:t>）</w:t>
      </w:r>
      <w:r w:rsidRPr="00ED7CA6">
        <w:rPr>
          <w:rFonts w:ascii="Times New Roman" w:hAnsi="Times New Roman" w:hint="eastAsia"/>
        </w:rPr>
        <w:t>变更原因（</w:t>
      </w:r>
      <w:r w:rsidRPr="00EC4384">
        <w:rPr>
          <w:rFonts w:ascii="Times New Roman" w:hAnsi="Times New Roman"/>
        </w:rPr>
        <w:t>AAE160</w:t>
      </w:r>
      <w:r w:rsidRPr="00ED7CA6">
        <w:rPr>
          <w:rFonts w:ascii="Times New Roman" w:hAnsi="Times New Roman" w:hint="eastAsia"/>
        </w:rPr>
        <w:t>）可选</w:t>
      </w:r>
      <w:r w:rsidRPr="00EC4384">
        <w:rPr>
          <w:rFonts w:ascii="Times New Roman" w:hAnsi="Times New Roman"/>
        </w:rPr>
        <w:t>11</w:t>
      </w:r>
      <w:r w:rsidRPr="00ED7CA6">
        <w:rPr>
          <w:rFonts w:ascii="Times New Roman" w:hAnsi="Times New Roman" w:hint="eastAsia"/>
        </w:rPr>
        <w:t>开头的代码值；</w:t>
      </w:r>
    </w:p>
    <w:p w14:paraId="60ED6396" w14:textId="77777777" w:rsidR="001178A7" w:rsidRPr="00EC4384" w:rsidRDefault="001178A7" w:rsidP="001178A7">
      <w:pPr>
        <w:ind w:firstLineChars="100" w:firstLine="280"/>
        <w:rPr>
          <w:rFonts w:ascii="Times New Roman" w:hAnsi="Times New Roman"/>
        </w:rPr>
      </w:pPr>
      <w:r w:rsidRPr="00ED7CA6">
        <w:rPr>
          <w:rFonts w:ascii="Times New Roman" w:hAnsi="Times New Roman" w:hint="eastAsia"/>
          <w:kern w:val="0"/>
        </w:rPr>
        <w:t>（</w:t>
      </w:r>
      <w:r w:rsidRPr="00EC4384">
        <w:rPr>
          <w:rFonts w:ascii="Times New Roman" w:hAnsi="Times New Roman"/>
          <w:kern w:val="0"/>
        </w:rPr>
        <w:t>9</w:t>
      </w:r>
      <w:r w:rsidRPr="00ED7CA6">
        <w:rPr>
          <w:rFonts w:ascii="Times New Roman" w:hAnsi="Times New Roman" w:hint="eastAsia"/>
          <w:kern w:val="0"/>
        </w:rPr>
        <w:t>）主键以所属省份行政区划代码</w:t>
      </w:r>
      <w:r w:rsidRPr="00ED7CA6">
        <w:rPr>
          <w:rFonts w:ascii="Times New Roman" w:hAnsi="Times New Roman" w:hint="eastAsia"/>
        </w:rPr>
        <w:t>（</w:t>
      </w:r>
      <w:r w:rsidRPr="00EC4384">
        <w:rPr>
          <w:rFonts w:ascii="Times New Roman" w:hAnsi="Times New Roman"/>
        </w:rPr>
        <w:t>AAF018</w:t>
      </w:r>
      <w:r w:rsidRPr="00ED7CA6">
        <w:rPr>
          <w:rFonts w:ascii="Times New Roman" w:hAnsi="Times New Roman" w:hint="eastAsia"/>
        </w:rPr>
        <w:t>）前</w:t>
      </w:r>
      <w:r w:rsidRPr="00EC4384">
        <w:rPr>
          <w:rFonts w:ascii="Times New Roman" w:hAnsi="Times New Roman"/>
        </w:rPr>
        <w:t>2</w:t>
      </w:r>
      <w:r w:rsidRPr="00ED7CA6">
        <w:rPr>
          <w:rFonts w:ascii="Times New Roman" w:hAnsi="Times New Roman" w:hint="eastAsia"/>
        </w:rPr>
        <w:t>位开头。</w:t>
      </w:r>
    </w:p>
    <w:p w14:paraId="0E12687B" w14:textId="77777777" w:rsidR="001178A7" w:rsidRPr="00EC4384" w:rsidRDefault="001178A7" w:rsidP="001178A7">
      <w:pPr>
        <w:ind w:firstLineChars="100" w:firstLine="280"/>
        <w:rPr>
          <w:rFonts w:ascii="Times New Roman" w:hAnsi="Times New Roman"/>
        </w:rPr>
      </w:pPr>
      <w:r w:rsidRPr="00ED7CA6">
        <w:rPr>
          <w:rFonts w:ascii="Times New Roman" w:hAnsi="Times New Roman"/>
        </w:rPr>
        <w:t xml:space="preserve">3. </w:t>
      </w:r>
      <w:r w:rsidRPr="00ED7CA6">
        <w:rPr>
          <w:rFonts w:ascii="Times New Roman" w:hAnsi="Times New Roman" w:hint="eastAsia"/>
        </w:rPr>
        <w:t>新增</w:t>
      </w:r>
      <w:r w:rsidRPr="00EC4384">
        <w:rPr>
          <w:rFonts w:ascii="Times New Roman" w:hAnsi="Times New Roman"/>
        </w:rPr>
        <w:t>AC61</w:t>
      </w:r>
      <w:r w:rsidRPr="00ED7CA6">
        <w:rPr>
          <w:rFonts w:ascii="Times New Roman" w:hAnsi="Times New Roman" w:hint="eastAsia"/>
        </w:rPr>
        <w:t>表，在人员定期待遇项目明细表</w:t>
      </w:r>
      <w:r w:rsidRPr="00EC4384">
        <w:rPr>
          <w:rFonts w:ascii="Times New Roman" w:hAnsi="Times New Roman"/>
        </w:rPr>
        <w:t>AC61</w:t>
      </w:r>
      <w:r w:rsidRPr="00ED7CA6">
        <w:rPr>
          <w:rFonts w:ascii="Times New Roman" w:hAnsi="Times New Roman" w:hint="eastAsia"/>
        </w:rPr>
        <w:t>中新增人员定期待遇项目明细记录。</w:t>
      </w:r>
    </w:p>
    <w:p w14:paraId="733EFB3D" w14:textId="77777777" w:rsidR="001178A7" w:rsidRPr="00EC4384" w:rsidRDefault="001178A7" w:rsidP="001178A7">
      <w:pPr>
        <w:ind w:firstLineChars="100" w:firstLine="280"/>
        <w:rPr>
          <w:rFonts w:ascii="Times New Roman" w:hAnsi="Times New Roman"/>
        </w:rPr>
      </w:pPr>
      <w:commentRangeStart w:id="25"/>
      <w:r w:rsidRPr="00ED7CA6">
        <w:rPr>
          <w:rFonts w:ascii="Times New Roman" w:hAnsi="Times New Roman" w:hint="eastAsia"/>
        </w:rPr>
        <w:t>（</w:t>
      </w:r>
      <w:r w:rsidRPr="00EC4384">
        <w:rPr>
          <w:rFonts w:ascii="Times New Roman" w:hAnsi="Times New Roman"/>
        </w:rPr>
        <w:t>1</w:t>
      </w:r>
      <w:r w:rsidRPr="00ED7CA6">
        <w:rPr>
          <w:rFonts w:ascii="Times New Roman" w:hAnsi="Times New Roman" w:hint="eastAsia"/>
        </w:rPr>
        <w:t>）人员待遇申请事件</w:t>
      </w:r>
      <w:r w:rsidRPr="00EC4384">
        <w:rPr>
          <w:rFonts w:ascii="Times New Roman" w:hAnsi="Times New Roman"/>
        </w:rPr>
        <w:t>ID</w:t>
      </w:r>
      <w:r w:rsidRPr="00ED7CA6">
        <w:rPr>
          <w:rFonts w:ascii="Times New Roman" w:hAnsi="Times New Roman" w:hint="eastAsia"/>
        </w:rPr>
        <w:t>（</w:t>
      </w:r>
      <w:r w:rsidRPr="00EC4384">
        <w:rPr>
          <w:rFonts w:ascii="Times New Roman" w:hAnsi="Times New Roman"/>
        </w:rPr>
        <w:t>AAZ172</w:t>
      </w:r>
      <w:r w:rsidRPr="00ED7CA6">
        <w:rPr>
          <w:rFonts w:ascii="Times New Roman" w:hAnsi="Times New Roman" w:hint="eastAsia"/>
        </w:rPr>
        <w:t>）与</w:t>
      </w:r>
      <w:r w:rsidRPr="00ED7CA6">
        <w:rPr>
          <w:rFonts w:ascii="Times New Roman" w:hAnsi="Times New Roman" w:hint="eastAsia"/>
          <w:color w:val="000000" w:themeColor="text1"/>
        </w:rPr>
        <w:t>人员待遇申请事件</w:t>
      </w:r>
      <w:r w:rsidRPr="00EC4384">
        <w:rPr>
          <w:rFonts w:ascii="Times New Roman" w:hAnsi="Times New Roman"/>
          <w:color w:val="000000" w:themeColor="text1"/>
        </w:rPr>
        <w:t>AC70</w:t>
      </w:r>
      <w:r w:rsidRPr="00ED7CA6">
        <w:rPr>
          <w:rFonts w:ascii="Times New Roman" w:hAnsi="Times New Roman" w:hint="eastAsia"/>
          <w:color w:val="000000" w:themeColor="text1"/>
        </w:rPr>
        <w:t>的</w:t>
      </w:r>
      <w:r w:rsidRPr="00ED7CA6">
        <w:rPr>
          <w:rFonts w:ascii="Times New Roman" w:hAnsi="Times New Roman" w:hint="eastAsia"/>
        </w:rPr>
        <w:t>人员待遇申请事件</w:t>
      </w:r>
      <w:r w:rsidRPr="00EC4384">
        <w:rPr>
          <w:rFonts w:ascii="Times New Roman" w:hAnsi="Times New Roman"/>
        </w:rPr>
        <w:t>ID</w:t>
      </w:r>
      <w:r w:rsidRPr="00ED7CA6">
        <w:rPr>
          <w:rFonts w:ascii="Times New Roman" w:hAnsi="Times New Roman" w:hint="eastAsia"/>
        </w:rPr>
        <w:t>（</w:t>
      </w:r>
      <w:r w:rsidRPr="00EC4384">
        <w:rPr>
          <w:rFonts w:ascii="Times New Roman" w:hAnsi="Times New Roman"/>
        </w:rPr>
        <w:t>AAZ172</w:t>
      </w:r>
      <w:r w:rsidRPr="00ED7CA6">
        <w:rPr>
          <w:rFonts w:ascii="Times New Roman" w:hAnsi="Times New Roman" w:hint="eastAsia"/>
        </w:rPr>
        <w:t>）关联；</w:t>
      </w:r>
    </w:p>
    <w:p w14:paraId="52395B14" w14:textId="77777777" w:rsidR="001178A7" w:rsidRPr="00EC4384" w:rsidRDefault="001178A7" w:rsidP="001178A7">
      <w:pPr>
        <w:ind w:firstLineChars="100" w:firstLine="280"/>
        <w:rPr>
          <w:rFonts w:ascii="Times New Roman" w:hAnsi="Times New Roman"/>
        </w:rPr>
      </w:pPr>
      <w:r w:rsidRPr="00ED7CA6">
        <w:rPr>
          <w:rFonts w:ascii="Times New Roman" w:hAnsi="Times New Roman" w:hint="eastAsia"/>
        </w:rPr>
        <w:t>（</w:t>
      </w:r>
      <w:r w:rsidRPr="00EC4384">
        <w:rPr>
          <w:rFonts w:ascii="Times New Roman" w:hAnsi="Times New Roman"/>
        </w:rPr>
        <w:t>2</w:t>
      </w:r>
      <w:r w:rsidRPr="00ED7CA6">
        <w:rPr>
          <w:rFonts w:ascii="Times New Roman" w:hAnsi="Times New Roman" w:hint="eastAsia"/>
        </w:rPr>
        <w:t>）</w:t>
      </w:r>
      <w:r w:rsidRPr="00ED7CA6">
        <w:rPr>
          <w:rFonts w:ascii="Times New Roman" w:hAnsi="Times New Roman" w:hint="eastAsia"/>
          <w:kern w:val="0"/>
        </w:rPr>
        <w:t>享受待遇人员</w:t>
      </w:r>
      <w:r w:rsidRPr="00EC4384">
        <w:rPr>
          <w:rFonts w:ascii="Times New Roman" w:hAnsi="Times New Roman"/>
          <w:kern w:val="0"/>
        </w:rPr>
        <w:t>ID</w:t>
      </w:r>
      <w:r w:rsidRPr="00ED7CA6">
        <w:rPr>
          <w:rFonts w:ascii="Times New Roman" w:hAnsi="Times New Roman" w:hint="eastAsia"/>
          <w:kern w:val="0"/>
        </w:rPr>
        <w:t>（</w:t>
      </w:r>
      <w:r w:rsidRPr="00EC4384">
        <w:rPr>
          <w:rFonts w:ascii="Times New Roman" w:hAnsi="Times New Roman"/>
          <w:kern w:val="0"/>
        </w:rPr>
        <w:t>AAZ257</w:t>
      </w:r>
      <w:r w:rsidRPr="00ED7CA6">
        <w:rPr>
          <w:rFonts w:ascii="Times New Roman" w:hAnsi="Times New Roman" w:hint="eastAsia"/>
          <w:kern w:val="0"/>
        </w:rPr>
        <w:t>）</w:t>
      </w:r>
      <w:r w:rsidRPr="00ED7CA6">
        <w:rPr>
          <w:rFonts w:ascii="Times New Roman" w:hAnsi="Times New Roman" w:hint="eastAsia"/>
        </w:rPr>
        <w:t>与享受待遇基本信息</w:t>
      </w:r>
      <w:r w:rsidRPr="00EC4384">
        <w:rPr>
          <w:rFonts w:ascii="Times New Roman" w:hAnsi="Times New Roman"/>
        </w:rPr>
        <w:t>AC60</w:t>
      </w:r>
      <w:r w:rsidRPr="00ED7CA6">
        <w:rPr>
          <w:rFonts w:ascii="Times New Roman" w:hAnsi="Times New Roman" w:hint="eastAsia"/>
        </w:rPr>
        <w:t>中</w:t>
      </w:r>
      <w:r w:rsidRPr="00ED7CA6">
        <w:rPr>
          <w:rFonts w:ascii="Times New Roman" w:hAnsi="Times New Roman" w:hint="eastAsia"/>
        </w:rPr>
        <w:lastRenderedPageBreak/>
        <w:t>的</w:t>
      </w:r>
      <w:r w:rsidRPr="00EC4384">
        <w:rPr>
          <w:rFonts w:ascii="Times New Roman" w:hAnsi="Times New Roman"/>
        </w:rPr>
        <w:t>AAZ257</w:t>
      </w:r>
      <w:r w:rsidRPr="00ED7CA6">
        <w:rPr>
          <w:rFonts w:ascii="Times New Roman" w:hAnsi="Times New Roman" w:hint="eastAsia"/>
        </w:rPr>
        <w:t>关联；</w:t>
      </w:r>
    </w:p>
    <w:p w14:paraId="7D67FB48" w14:textId="77777777" w:rsidR="001178A7" w:rsidRPr="00EC4384" w:rsidRDefault="001178A7" w:rsidP="001178A7">
      <w:pPr>
        <w:ind w:firstLineChars="100" w:firstLine="280"/>
        <w:rPr>
          <w:rFonts w:ascii="Times New Roman" w:hAnsi="Times New Roman"/>
        </w:rPr>
      </w:pPr>
      <w:r w:rsidRPr="00ED7CA6">
        <w:rPr>
          <w:rFonts w:ascii="Times New Roman" w:hAnsi="Times New Roman" w:hint="eastAsia"/>
        </w:rPr>
        <w:t>（</w:t>
      </w:r>
      <w:r w:rsidRPr="00EC4384">
        <w:rPr>
          <w:rFonts w:ascii="Times New Roman" w:hAnsi="Times New Roman"/>
        </w:rPr>
        <w:t>3</w:t>
      </w:r>
      <w:r w:rsidRPr="00ED7CA6">
        <w:rPr>
          <w:rFonts w:ascii="Times New Roman" w:hAnsi="Times New Roman" w:hint="eastAsia"/>
        </w:rPr>
        <w:t>）定期待遇审核</w:t>
      </w:r>
      <w:r w:rsidRPr="00EC4384">
        <w:rPr>
          <w:rFonts w:ascii="Times New Roman" w:hAnsi="Times New Roman"/>
        </w:rPr>
        <w:t>ID</w:t>
      </w:r>
      <w:r w:rsidRPr="00ED7CA6">
        <w:rPr>
          <w:rFonts w:ascii="Times New Roman" w:hAnsi="Times New Roman" w:hint="eastAsia"/>
        </w:rPr>
        <w:t>（</w:t>
      </w:r>
      <w:r w:rsidRPr="00EC4384">
        <w:rPr>
          <w:rFonts w:ascii="Times New Roman" w:hAnsi="Times New Roman"/>
        </w:rPr>
        <w:t>AAZ713</w:t>
      </w:r>
      <w:r w:rsidRPr="00ED7CA6">
        <w:rPr>
          <w:rFonts w:ascii="Times New Roman" w:hAnsi="Times New Roman" w:hint="eastAsia"/>
        </w:rPr>
        <w:t>）享受待遇基本信息</w:t>
      </w:r>
      <w:r w:rsidRPr="00EC4384">
        <w:rPr>
          <w:rFonts w:ascii="Times New Roman" w:hAnsi="Times New Roman"/>
        </w:rPr>
        <w:t>AC60</w:t>
      </w:r>
      <w:r w:rsidRPr="00ED7CA6">
        <w:rPr>
          <w:rFonts w:ascii="Times New Roman" w:hAnsi="Times New Roman" w:hint="eastAsia"/>
        </w:rPr>
        <w:t>中的定期待遇审核</w:t>
      </w:r>
      <w:r w:rsidRPr="00EC4384">
        <w:rPr>
          <w:rFonts w:ascii="Times New Roman" w:hAnsi="Times New Roman"/>
        </w:rPr>
        <w:t>ID</w:t>
      </w:r>
      <w:r w:rsidRPr="00ED7CA6">
        <w:rPr>
          <w:rFonts w:ascii="Times New Roman" w:hAnsi="Times New Roman" w:hint="eastAsia"/>
        </w:rPr>
        <w:t>（</w:t>
      </w:r>
      <w:r w:rsidRPr="00EC4384">
        <w:rPr>
          <w:rFonts w:ascii="Times New Roman" w:hAnsi="Times New Roman"/>
        </w:rPr>
        <w:t>AAZ713</w:t>
      </w:r>
      <w:r w:rsidRPr="00ED7CA6">
        <w:rPr>
          <w:rFonts w:ascii="Times New Roman" w:hAnsi="Times New Roman" w:hint="eastAsia"/>
        </w:rPr>
        <w:t>）关联；</w:t>
      </w:r>
      <w:commentRangeEnd w:id="25"/>
      <w:r w:rsidR="00BC4EF1">
        <w:rPr>
          <w:rStyle w:val="a9"/>
        </w:rPr>
        <w:commentReference w:id="25"/>
      </w:r>
    </w:p>
    <w:p w14:paraId="19200460" w14:textId="4E5F0A72" w:rsidR="001178A7" w:rsidRPr="00EC4384" w:rsidRDefault="001178A7" w:rsidP="001178A7">
      <w:pPr>
        <w:ind w:firstLineChars="100" w:firstLine="280"/>
        <w:rPr>
          <w:rFonts w:ascii="Times New Roman" w:hAnsi="Times New Roman"/>
        </w:rPr>
      </w:pPr>
      <w:r w:rsidRPr="00ED7CA6">
        <w:rPr>
          <w:rFonts w:ascii="Times New Roman" w:hAnsi="Times New Roman" w:hint="eastAsia"/>
        </w:rPr>
        <w:t>（</w:t>
      </w:r>
      <w:r w:rsidRPr="00EC4384">
        <w:rPr>
          <w:rFonts w:ascii="Times New Roman" w:hAnsi="Times New Roman"/>
        </w:rPr>
        <w:t>4</w:t>
      </w:r>
      <w:r w:rsidRPr="00ED7CA6">
        <w:rPr>
          <w:rFonts w:ascii="Times New Roman" w:hAnsi="Times New Roman" w:hint="eastAsia"/>
        </w:rPr>
        <w:t>）</w:t>
      </w:r>
      <w:r w:rsidRPr="00ED7CA6">
        <w:rPr>
          <w:rFonts w:ascii="Times New Roman" w:hAnsi="Times New Roman" w:hint="eastAsia"/>
          <w:color w:val="000000"/>
        </w:rPr>
        <w:t>开始年月（</w:t>
      </w:r>
      <w:r w:rsidRPr="00EC4384">
        <w:rPr>
          <w:rFonts w:ascii="Times New Roman" w:hAnsi="Times New Roman"/>
          <w:color w:val="000000"/>
        </w:rPr>
        <w:t>AAE041</w:t>
      </w:r>
      <w:r w:rsidRPr="00ED7CA6">
        <w:rPr>
          <w:rFonts w:ascii="Times New Roman" w:hAnsi="Times New Roman" w:hint="eastAsia"/>
          <w:color w:val="000000"/>
        </w:rPr>
        <w:t>）只允许等于或晚于养老退休人员</w:t>
      </w:r>
      <w:r w:rsidRPr="00EC4384">
        <w:rPr>
          <w:rFonts w:ascii="Times New Roman" w:hAnsi="Times New Roman"/>
          <w:color w:val="000000"/>
        </w:rPr>
        <w:t>IC10</w:t>
      </w:r>
      <w:r w:rsidR="00BC4EF1">
        <w:rPr>
          <w:rFonts w:ascii="Times New Roman" w:hAnsi="Times New Roman"/>
          <w:color w:val="000000"/>
        </w:rPr>
        <w:t>（</w:t>
      </w:r>
      <w:r w:rsidR="00BC4EF1">
        <w:rPr>
          <w:rFonts w:ascii="Times New Roman" w:hAnsi="Times New Roman"/>
          <w:color w:val="000000"/>
        </w:rPr>
        <w:t>A1</w:t>
      </w:r>
      <w:r w:rsidR="00BC4EF1">
        <w:rPr>
          <w:rFonts w:ascii="Times New Roman" w:hAnsi="Times New Roman"/>
          <w:color w:val="000000"/>
        </w:rPr>
        <w:t>）</w:t>
      </w:r>
      <w:r w:rsidRPr="00ED7CA6">
        <w:rPr>
          <w:rFonts w:ascii="Times New Roman" w:hAnsi="Times New Roman" w:hint="eastAsia"/>
          <w:color w:val="000000"/>
        </w:rPr>
        <w:t>的</w:t>
      </w:r>
      <w:r w:rsidRPr="00ED7CA6">
        <w:rPr>
          <w:rFonts w:ascii="Times New Roman" w:hAnsi="Times New Roman" w:hint="eastAsia"/>
        </w:rPr>
        <w:t>待遇享受开始年月（</w:t>
      </w:r>
      <w:r w:rsidRPr="00EC4384">
        <w:rPr>
          <w:rFonts w:ascii="Times New Roman" w:hAnsi="Times New Roman"/>
        </w:rPr>
        <w:t>AIC160</w:t>
      </w:r>
      <w:r w:rsidRPr="00ED7CA6">
        <w:rPr>
          <w:rFonts w:ascii="Times New Roman" w:hAnsi="Times New Roman" w:hint="eastAsia"/>
        </w:rPr>
        <w:t>）；</w:t>
      </w:r>
    </w:p>
    <w:p w14:paraId="7C549D3B" w14:textId="77777777" w:rsidR="001178A7" w:rsidRPr="00EC4384" w:rsidRDefault="001178A7" w:rsidP="001178A7">
      <w:pPr>
        <w:ind w:firstLineChars="100" w:firstLine="280"/>
        <w:rPr>
          <w:rFonts w:ascii="Times New Roman" w:hAnsi="Times New Roman"/>
        </w:rPr>
      </w:pPr>
      <w:r w:rsidRPr="00ED7CA6">
        <w:rPr>
          <w:rFonts w:ascii="Times New Roman" w:hAnsi="Times New Roman" w:hint="eastAsia"/>
        </w:rPr>
        <w:t>（</w:t>
      </w:r>
      <w:r w:rsidRPr="00EC4384">
        <w:rPr>
          <w:rFonts w:ascii="Times New Roman" w:hAnsi="Times New Roman"/>
        </w:rPr>
        <w:t>5</w:t>
      </w:r>
      <w:r w:rsidRPr="00ED7CA6">
        <w:rPr>
          <w:rFonts w:ascii="Times New Roman" w:hAnsi="Times New Roman" w:hint="eastAsia"/>
        </w:rPr>
        <w:t>）</w:t>
      </w:r>
      <w:r w:rsidRPr="00ED7CA6">
        <w:rPr>
          <w:rFonts w:ascii="Times New Roman" w:hAnsi="Times New Roman" w:hint="eastAsia"/>
          <w:color w:val="000000"/>
        </w:rPr>
        <w:t>终止年月（</w:t>
      </w:r>
      <w:r w:rsidRPr="00EC4384">
        <w:rPr>
          <w:rFonts w:ascii="Times New Roman" w:hAnsi="Times New Roman"/>
          <w:color w:val="000000"/>
        </w:rPr>
        <w:t>AAE042</w:t>
      </w:r>
      <w:r w:rsidRPr="00ED7CA6">
        <w:rPr>
          <w:rFonts w:ascii="Times New Roman" w:hAnsi="Times New Roman" w:hint="eastAsia"/>
          <w:color w:val="000000"/>
        </w:rPr>
        <w:t>）为空；</w:t>
      </w:r>
    </w:p>
    <w:p w14:paraId="5520CFC7" w14:textId="77777777" w:rsidR="001178A7" w:rsidRPr="00EC4384" w:rsidRDefault="001178A7" w:rsidP="001178A7">
      <w:pPr>
        <w:ind w:firstLineChars="100" w:firstLine="280"/>
        <w:rPr>
          <w:rFonts w:ascii="Times New Roman" w:hAnsi="Times New Roman"/>
        </w:rPr>
      </w:pPr>
      <w:r w:rsidRPr="00ED7CA6">
        <w:rPr>
          <w:rFonts w:ascii="Times New Roman" w:hAnsi="Times New Roman" w:hint="eastAsia"/>
        </w:rPr>
        <w:t>（</w:t>
      </w:r>
      <w:r w:rsidRPr="00EC4384">
        <w:rPr>
          <w:rFonts w:ascii="Times New Roman" w:hAnsi="Times New Roman"/>
        </w:rPr>
        <w:t>6</w:t>
      </w:r>
      <w:r w:rsidRPr="00ED7CA6">
        <w:rPr>
          <w:rFonts w:ascii="Times New Roman" w:hAnsi="Times New Roman" w:hint="eastAsia"/>
        </w:rPr>
        <w:t>）【数据校验】待遇项目代码（</w:t>
      </w:r>
      <w:r w:rsidRPr="00EC4384">
        <w:rPr>
          <w:rFonts w:ascii="Times New Roman" w:hAnsi="Times New Roman"/>
        </w:rPr>
        <w:t>AAA036</w:t>
      </w:r>
      <w:r w:rsidRPr="00ED7CA6">
        <w:rPr>
          <w:rFonts w:ascii="Times New Roman" w:hAnsi="Times New Roman" w:hint="eastAsia"/>
        </w:rPr>
        <w:t>）可选</w:t>
      </w:r>
      <w:r w:rsidRPr="00EC4384">
        <w:rPr>
          <w:rFonts w:ascii="Times New Roman" w:hAnsi="Times New Roman"/>
        </w:rPr>
        <w:t>1101</w:t>
      </w:r>
      <w:r w:rsidRPr="00ED7CA6">
        <w:rPr>
          <w:rFonts w:ascii="Times New Roman" w:hAnsi="Times New Roman" w:hint="eastAsia"/>
        </w:rPr>
        <w:t>开头的代码值；</w:t>
      </w:r>
    </w:p>
    <w:p w14:paraId="66CFDC22" w14:textId="77777777" w:rsidR="001178A7" w:rsidRPr="00EC4384" w:rsidRDefault="001178A7" w:rsidP="001178A7">
      <w:pPr>
        <w:ind w:firstLineChars="100" w:firstLine="280"/>
        <w:rPr>
          <w:rFonts w:ascii="Times New Roman" w:hAnsi="Times New Roman"/>
        </w:rPr>
      </w:pPr>
      <w:r w:rsidRPr="00ED7CA6">
        <w:rPr>
          <w:rFonts w:ascii="Times New Roman" w:hAnsi="Times New Roman" w:hint="eastAsia"/>
        </w:rPr>
        <w:t>（</w:t>
      </w:r>
      <w:r w:rsidRPr="00EC4384">
        <w:rPr>
          <w:rFonts w:ascii="Times New Roman" w:hAnsi="Times New Roman"/>
        </w:rPr>
        <w:t>7</w:t>
      </w:r>
      <w:r w:rsidRPr="00ED7CA6">
        <w:rPr>
          <w:rFonts w:ascii="Times New Roman" w:hAnsi="Times New Roman" w:hint="eastAsia"/>
        </w:rPr>
        <w:t>）【数据校验】地方待遇项目代码（</w:t>
      </w:r>
      <w:r w:rsidRPr="00EC4384">
        <w:rPr>
          <w:rFonts w:ascii="Times New Roman" w:hAnsi="Times New Roman"/>
        </w:rPr>
        <w:t>AAA345</w:t>
      </w:r>
      <w:r w:rsidRPr="00ED7CA6">
        <w:rPr>
          <w:rFonts w:ascii="Times New Roman" w:hAnsi="Times New Roman" w:hint="eastAsia"/>
        </w:rPr>
        <w:t>）和地方待遇项目名称（</w:t>
      </w:r>
      <w:r w:rsidRPr="00EC4384">
        <w:rPr>
          <w:rFonts w:ascii="Times New Roman" w:hAnsi="Times New Roman"/>
        </w:rPr>
        <w:t>AAA346</w:t>
      </w:r>
      <w:r w:rsidRPr="00ED7CA6">
        <w:rPr>
          <w:rFonts w:ascii="Times New Roman" w:hAnsi="Times New Roman" w:hint="eastAsia"/>
        </w:rPr>
        <w:t>）需在合规范围内；</w:t>
      </w:r>
    </w:p>
    <w:p w14:paraId="4F3CF232" w14:textId="77777777" w:rsidR="001178A7" w:rsidRPr="00EC4384" w:rsidRDefault="001178A7" w:rsidP="001178A7">
      <w:pPr>
        <w:ind w:firstLineChars="100" w:firstLine="280"/>
        <w:rPr>
          <w:rFonts w:ascii="Times New Roman" w:hAnsi="Times New Roman"/>
        </w:rPr>
      </w:pPr>
      <w:r w:rsidRPr="00ED7CA6">
        <w:rPr>
          <w:rFonts w:ascii="Times New Roman" w:hAnsi="Times New Roman" w:hint="eastAsia"/>
        </w:rPr>
        <w:t>（</w:t>
      </w:r>
      <w:r w:rsidRPr="00EC4384">
        <w:rPr>
          <w:rFonts w:ascii="Times New Roman" w:hAnsi="Times New Roman"/>
        </w:rPr>
        <w:t>8</w:t>
      </w:r>
      <w:r w:rsidRPr="00ED7CA6">
        <w:rPr>
          <w:rFonts w:ascii="Times New Roman" w:hAnsi="Times New Roman" w:hint="eastAsia"/>
        </w:rPr>
        <w:t>）主键以所属省份行政区划代码（</w:t>
      </w:r>
      <w:r w:rsidRPr="00EC4384">
        <w:rPr>
          <w:rFonts w:ascii="Times New Roman" w:hAnsi="Times New Roman"/>
        </w:rPr>
        <w:t>AAF018</w:t>
      </w:r>
      <w:r w:rsidRPr="00ED7CA6">
        <w:rPr>
          <w:rFonts w:ascii="Times New Roman" w:hAnsi="Times New Roman" w:hint="eastAsia"/>
        </w:rPr>
        <w:t>）前</w:t>
      </w:r>
      <w:r w:rsidRPr="00EC4384">
        <w:rPr>
          <w:rFonts w:ascii="Times New Roman" w:hAnsi="Times New Roman"/>
        </w:rPr>
        <w:t>2</w:t>
      </w:r>
      <w:r w:rsidRPr="00ED7CA6">
        <w:rPr>
          <w:rFonts w:ascii="Times New Roman" w:hAnsi="Times New Roman" w:hint="eastAsia"/>
        </w:rPr>
        <w:t>位开头。</w:t>
      </w:r>
    </w:p>
    <w:p w14:paraId="70244CF1" w14:textId="77777777" w:rsidR="001178A7" w:rsidRPr="00EC4384" w:rsidRDefault="001178A7" w:rsidP="001178A7">
      <w:pPr>
        <w:ind w:firstLineChars="100" w:firstLine="280"/>
        <w:rPr>
          <w:rFonts w:ascii="Times New Roman" w:hAnsi="Times New Roman"/>
        </w:rPr>
      </w:pPr>
      <w:r w:rsidRPr="00ED7CA6">
        <w:rPr>
          <w:rFonts w:ascii="Times New Roman" w:hAnsi="Times New Roman"/>
        </w:rPr>
        <w:t xml:space="preserve">4. </w:t>
      </w:r>
      <w:r w:rsidRPr="00ED7CA6">
        <w:rPr>
          <w:rFonts w:ascii="Times New Roman" w:hAnsi="Times New Roman" w:hint="eastAsia"/>
        </w:rPr>
        <w:t>新增</w:t>
      </w:r>
      <w:r w:rsidRPr="00EC4384">
        <w:rPr>
          <w:rFonts w:ascii="Times New Roman" w:hAnsi="Times New Roman"/>
        </w:rPr>
        <w:t>AC63</w:t>
      </w:r>
      <w:r w:rsidRPr="00ED7CA6">
        <w:rPr>
          <w:rFonts w:ascii="Times New Roman" w:hAnsi="Times New Roman" w:hint="eastAsia"/>
        </w:rPr>
        <w:t>表，在待遇发放信息表</w:t>
      </w:r>
      <w:r w:rsidRPr="00EC4384">
        <w:rPr>
          <w:rFonts w:ascii="Times New Roman" w:hAnsi="Times New Roman"/>
        </w:rPr>
        <w:t>AC63</w:t>
      </w:r>
      <w:r w:rsidRPr="00ED7CA6">
        <w:rPr>
          <w:rFonts w:ascii="Times New Roman" w:hAnsi="Times New Roman" w:hint="eastAsia"/>
        </w:rPr>
        <w:t>中新增待遇发放银行账户信息。</w:t>
      </w:r>
    </w:p>
    <w:p w14:paraId="3BA89F27" w14:textId="77777777" w:rsidR="001178A7" w:rsidRPr="00EC4384" w:rsidRDefault="001178A7" w:rsidP="001178A7">
      <w:pPr>
        <w:ind w:firstLineChars="100" w:firstLine="280"/>
        <w:rPr>
          <w:rFonts w:ascii="Times New Roman" w:hAnsi="Times New Roman"/>
        </w:rPr>
      </w:pPr>
      <w:r w:rsidRPr="00ED7CA6">
        <w:rPr>
          <w:rFonts w:ascii="Times New Roman" w:hAnsi="Times New Roman" w:hint="eastAsia"/>
        </w:rPr>
        <w:t>（</w:t>
      </w:r>
      <w:r w:rsidRPr="00EC4384">
        <w:rPr>
          <w:rFonts w:ascii="Times New Roman" w:hAnsi="Times New Roman"/>
        </w:rPr>
        <w:t>1</w:t>
      </w:r>
      <w:r w:rsidRPr="00ED7CA6">
        <w:rPr>
          <w:rFonts w:ascii="Times New Roman" w:hAnsi="Times New Roman" w:hint="eastAsia"/>
        </w:rPr>
        <w:t>）</w:t>
      </w:r>
      <w:r w:rsidRPr="00ED7CA6">
        <w:rPr>
          <w:rFonts w:ascii="Times New Roman" w:hAnsi="Times New Roman" w:hint="eastAsia"/>
          <w:kern w:val="0"/>
        </w:rPr>
        <w:t>享受待遇人员</w:t>
      </w:r>
      <w:r w:rsidRPr="00EC4384">
        <w:rPr>
          <w:rFonts w:ascii="Times New Roman" w:hAnsi="Times New Roman"/>
          <w:kern w:val="0"/>
        </w:rPr>
        <w:t>ID</w:t>
      </w:r>
      <w:r w:rsidRPr="00ED7CA6">
        <w:rPr>
          <w:rFonts w:ascii="Times New Roman" w:hAnsi="Times New Roman" w:hint="eastAsia"/>
          <w:kern w:val="0"/>
        </w:rPr>
        <w:t>（</w:t>
      </w:r>
      <w:r w:rsidRPr="00EC4384">
        <w:rPr>
          <w:rFonts w:ascii="Times New Roman" w:hAnsi="Times New Roman"/>
          <w:kern w:val="0"/>
        </w:rPr>
        <w:t>AAZ257</w:t>
      </w:r>
      <w:r w:rsidRPr="00ED7CA6">
        <w:rPr>
          <w:rFonts w:ascii="Times New Roman" w:hAnsi="Times New Roman" w:hint="eastAsia"/>
          <w:kern w:val="0"/>
        </w:rPr>
        <w:t>）与</w:t>
      </w:r>
      <w:r w:rsidRPr="00ED7CA6">
        <w:rPr>
          <w:rFonts w:ascii="Times New Roman" w:hAnsi="Times New Roman" w:hint="eastAsia"/>
        </w:rPr>
        <w:t>享受待遇基本信息</w:t>
      </w:r>
      <w:r w:rsidRPr="00EC4384">
        <w:rPr>
          <w:rFonts w:ascii="Times New Roman" w:hAnsi="Times New Roman"/>
        </w:rPr>
        <w:t>AC60</w:t>
      </w:r>
      <w:r w:rsidRPr="00ED7CA6">
        <w:rPr>
          <w:rFonts w:ascii="Times New Roman" w:hAnsi="Times New Roman" w:hint="eastAsia"/>
        </w:rPr>
        <w:t>中的</w:t>
      </w:r>
      <w:r w:rsidRPr="00EC4384">
        <w:rPr>
          <w:rFonts w:ascii="Times New Roman" w:hAnsi="Times New Roman"/>
        </w:rPr>
        <w:t>AAZ257</w:t>
      </w:r>
      <w:r w:rsidRPr="00ED7CA6">
        <w:rPr>
          <w:rFonts w:ascii="Times New Roman" w:hAnsi="Times New Roman" w:hint="eastAsia"/>
        </w:rPr>
        <w:t>关联；</w:t>
      </w:r>
    </w:p>
    <w:p w14:paraId="4EEE80B2" w14:textId="77777777" w:rsidR="001178A7" w:rsidRPr="00EC4384" w:rsidRDefault="001178A7" w:rsidP="001178A7">
      <w:pPr>
        <w:ind w:firstLineChars="100" w:firstLine="280"/>
        <w:rPr>
          <w:rFonts w:ascii="Times New Roman" w:hAnsi="Times New Roman"/>
        </w:rPr>
      </w:pPr>
      <w:r w:rsidRPr="00ED7CA6">
        <w:rPr>
          <w:rFonts w:ascii="Times New Roman" w:hAnsi="Times New Roman" w:hint="eastAsia"/>
        </w:rPr>
        <w:t>（</w:t>
      </w:r>
      <w:r w:rsidRPr="00EC4384">
        <w:rPr>
          <w:rFonts w:ascii="Times New Roman" w:hAnsi="Times New Roman"/>
        </w:rPr>
        <w:t>2</w:t>
      </w:r>
      <w:r w:rsidRPr="00ED7CA6">
        <w:rPr>
          <w:rFonts w:ascii="Times New Roman" w:hAnsi="Times New Roman" w:hint="eastAsia"/>
        </w:rPr>
        <w:t>）</w:t>
      </w:r>
      <w:r w:rsidRPr="00ED7CA6">
        <w:rPr>
          <w:rFonts w:ascii="Times New Roman" w:hAnsi="Times New Roman" w:hint="eastAsia"/>
          <w:kern w:val="0"/>
        </w:rPr>
        <w:t>待遇发放途径信息</w:t>
      </w:r>
      <w:r w:rsidRPr="00EC4384">
        <w:rPr>
          <w:rFonts w:ascii="Times New Roman" w:hAnsi="Times New Roman"/>
          <w:kern w:val="0"/>
        </w:rPr>
        <w:t>ID</w:t>
      </w:r>
      <w:r w:rsidRPr="00ED7CA6">
        <w:rPr>
          <w:rFonts w:ascii="Times New Roman" w:hAnsi="Times New Roman" w:hint="eastAsia"/>
          <w:kern w:val="0"/>
        </w:rPr>
        <w:t>（</w:t>
      </w:r>
      <w:r w:rsidRPr="00EC4384">
        <w:rPr>
          <w:rFonts w:ascii="Times New Roman" w:hAnsi="Times New Roman"/>
          <w:kern w:val="0"/>
        </w:rPr>
        <w:t>AAZ099</w:t>
      </w:r>
      <w:r w:rsidRPr="00ED7CA6">
        <w:rPr>
          <w:rFonts w:ascii="Times New Roman" w:hAnsi="Times New Roman" w:hint="eastAsia"/>
          <w:kern w:val="0"/>
        </w:rPr>
        <w:t>）与</w:t>
      </w:r>
      <w:r w:rsidRPr="00ED7CA6">
        <w:rPr>
          <w:rFonts w:ascii="Times New Roman" w:hAnsi="Times New Roman" w:hint="eastAsia"/>
        </w:rPr>
        <w:t>享受待遇基本信息</w:t>
      </w:r>
      <w:r w:rsidRPr="00EC4384">
        <w:rPr>
          <w:rFonts w:ascii="Times New Roman" w:hAnsi="Times New Roman"/>
        </w:rPr>
        <w:t>AC60</w:t>
      </w:r>
      <w:r w:rsidRPr="00ED7CA6">
        <w:rPr>
          <w:rFonts w:ascii="Times New Roman" w:hAnsi="Times New Roman" w:hint="eastAsia"/>
        </w:rPr>
        <w:t>中的</w:t>
      </w:r>
      <w:r w:rsidRPr="00EC4384">
        <w:rPr>
          <w:rFonts w:ascii="Times New Roman" w:hAnsi="Times New Roman"/>
          <w:kern w:val="0"/>
        </w:rPr>
        <w:t>AAZ099</w:t>
      </w:r>
      <w:r w:rsidRPr="00ED7CA6">
        <w:rPr>
          <w:rFonts w:ascii="Times New Roman" w:hAnsi="Times New Roman" w:hint="eastAsia"/>
        </w:rPr>
        <w:t>关联</w:t>
      </w:r>
      <w:r w:rsidRPr="00ED7CA6">
        <w:rPr>
          <w:rFonts w:ascii="Times New Roman" w:hAnsi="Times New Roman" w:hint="eastAsia"/>
          <w:kern w:val="0"/>
        </w:rPr>
        <w:t>；</w:t>
      </w:r>
    </w:p>
    <w:p w14:paraId="2ECC0B3A" w14:textId="77777777" w:rsidR="001178A7" w:rsidRPr="00EC4384" w:rsidRDefault="001178A7" w:rsidP="001178A7">
      <w:pPr>
        <w:ind w:firstLineChars="100" w:firstLine="280"/>
        <w:rPr>
          <w:rFonts w:ascii="Times New Roman" w:hAnsi="Times New Roman"/>
          <w:kern w:val="0"/>
        </w:rPr>
      </w:pPr>
      <w:r w:rsidRPr="00ED7CA6">
        <w:rPr>
          <w:rFonts w:ascii="Times New Roman" w:hAnsi="Times New Roman" w:hint="eastAsia"/>
        </w:rPr>
        <w:t>（</w:t>
      </w:r>
      <w:r w:rsidRPr="00EC4384">
        <w:rPr>
          <w:rFonts w:ascii="Times New Roman" w:hAnsi="Times New Roman"/>
        </w:rPr>
        <w:t>3</w:t>
      </w:r>
      <w:r w:rsidRPr="00ED7CA6">
        <w:rPr>
          <w:rFonts w:ascii="Times New Roman" w:hAnsi="Times New Roman" w:hint="eastAsia"/>
        </w:rPr>
        <w:t>）</w:t>
      </w:r>
      <w:r w:rsidRPr="00ED7CA6">
        <w:rPr>
          <w:rFonts w:ascii="Times New Roman" w:hAnsi="Times New Roman" w:hint="eastAsia"/>
          <w:kern w:val="0"/>
        </w:rPr>
        <w:t>主键以所属省份行政区划代码</w:t>
      </w:r>
      <w:r w:rsidRPr="00ED7CA6">
        <w:rPr>
          <w:rFonts w:ascii="Times New Roman" w:hAnsi="Times New Roman" w:hint="eastAsia"/>
        </w:rPr>
        <w:t>（</w:t>
      </w:r>
      <w:r w:rsidRPr="00EC4384">
        <w:rPr>
          <w:rFonts w:ascii="Times New Roman" w:hAnsi="Times New Roman"/>
          <w:kern w:val="0"/>
        </w:rPr>
        <w:t>AAF018</w:t>
      </w:r>
      <w:r w:rsidRPr="00ED7CA6">
        <w:rPr>
          <w:rFonts w:ascii="Times New Roman" w:hAnsi="Times New Roman" w:hint="eastAsia"/>
        </w:rPr>
        <w:t>）</w:t>
      </w:r>
      <w:r w:rsidRPr="00ED7CA6">
        <w:rPr>
          <w:rFonts w:ascii="Times New Roman" w:hAnsi="Times New Roman" w:hint="eastAsia"/>
          <w:kern w:val="0"/>
        </w:rPr>
        <w:t>前</w:t>
      </w:r>
      <w:r w:rsidRPr="00EC4384">
        <w:rPr>
          <w:rFonts w:ascii="Times New Roman" w:hAnsi="Times New Roman"/>
          <w:kern w:val="0"/>
        </w:rPr>
        <w:t>2</w:t>
      </w:r>
      <w:r w:rsidRPr="00ED7CA6">
        <w:rPr>
          <w:rFonts w:ascii="Times New Roman" w:hAnsi="Times New Roman" w:hint="eastAsia"/>
          <w:kern w:val="0"/>
        </w:rPr>
        <w:t>位开头。</w:t>
      </w:r>
    </w:p>
    <w:p w14:paraId="64D76C63" w14:textId="1B8AD70B" w:rsidR="001178A7" w:rsidRPr="00EC4384" w:rsidRDefault="001178A7" w:rsidP="001178A7">
      <w:pPr>
        <w:ind w:firstLineChars="100" w:firstLine="280"/>
        <w:rPr>
          <w:rFonts w:ascii="Times New Roman" w:hAnsi="Times New Roman"/>
          <w:kern w:val="0"/>
        </w:rPr>
      </w:pPr>
      <w:r w:rsidRPr="00ED7CA6">
        <w:rPr>
          <w:rFonts w:ascii="Times New Roman" w:hAnsi="Times New Roman"/>
          <w:kern w:val="0"/>
        </w:rPr>
        <w:t xml:space="preserve">5. </w:t>
      </w:r>
      <w:r w:rsidRPr="00ED7CA6">
        <w:rPr>
          <w:rFonts w:ascii="Times New Roman" w:hAnsi="Times New Roman" w:hint="eastAsia"/>
          <w:kern w:val="0"/>
        </w:rPr>
        <w:t>新增</w:t>
      </w:r>
      <w:r w:rsidRPr="00EC4384">
        <w:rPr>
          <w:rFonts w:ascii="Times New Roman" w:hAnsi="Times New Roman"/>
          <w:kern w:val="0"/>
        </w:rPr>
        <w:t>IC10</w:t>
      </w:r>
      <w:r w:rsidR="00BC4EF1">
        <w:rPr>
          <w:rFonts w:ascii="Times New Roman" w:hAnsi="Times New Roman"/>
          <w:color w:val="000000"/>
        </w:rPr>
        <w:t>（</w:t>
      </w:r>
      <w:r w:rsidR="00BC4EF1">
        <w:rPr>
          <w:rFonts w:ascii="Times New Roman" w:hAnsi="Times New Roman"/>
          <w:color w:val="000000"/>
        </w:rPr>
        <w:t>A1</w:t>
      </w:r>
      <w:r w:rsidR="00BC4EF1">
        <w:rPr>
          <w:rFonts w:ascii="Times New Roman" w:hAnsi="Times New Roman"/>
          <w:color w:val="000000"/>
        </w:rPr>
        <w:t>）</w:t>
      </w:r>
      <w:r w:rsidRPr="00ED7CA6">
        <w:rPr>
          <w:rFonts w:ascii="Times New Roman" w:hAnsi="Times New Roman" w:hint="eastAsia"/>
          <w:kern w:val="0"/>
        </w:rPr>
        <w:t>表，在养老离退休人员表</w:t>
      </w:r>
      <w:r w:rsidRPr="00EC4384">
        <w:rPr>
          <w:rFonts w:ascii="Times New Roman" w:hAnsi="Times New Roman"/>
          <w:kern w:val="0"/>
        </w:rPr>
        <w:t>IC10</w:t>
      </w:r>
      <w:r w:rsidR="00BC4EF1">
        <w:rPr>
          <w:rFonts w:ascii="Times New Roman" w:hAnsi="Times New Roman"/>
          <w:color w:val="000000"/>
        </w:rPr>
        <w:t>（</w:t>
      </w:r>
      <w:r w:rsidR="00BC4EF1">
        <w:rPr>
          <w:rFonts w:ascii="Times New Roman" w:hAnsi="Times New Roman"/>
          <w:color w:val="000000"/>
        </w:rPr>
        <w:t>A1</w:t>
      </w:r>
      <w:r w:rsidR="00BC4EF1">
        <w:rPr>
          <w:rFonts w:ascii="Times New Roman" w:hAnsi="Times New Roman"/>
          <w:color w:val="000000"/>
        </w:rPr>
        <w:t>）</w:t>
      </w:r>
      <w:r w:rsidRPr="00ED7CA6">
        <w:rPr>
          <w:rFonts w:ascii="Times New Roman" w:hAnsi="Times New Roman" w:hint="eastAsia"/>
          <w:kern w:val="0"/>
        </w:rPr>
        <w:t>中新增养老离退休人员记录。</w:t>
      </w:r>
    </w:p>
    <w:p w14:paraId="3765F446" w14:textId="77777777" w:rsidR="001178A7" w:rsidRPr="00EC4384" w:rsidRDefault="001178A7" w:rsidP="001178A7">
      <w:pPr>
        <w:ind w:firstLineChars="100" w:firstLine="280"/>
        <w:jc w:val="left"/>
        <w:rPr>
          <w:rFonts w:ascii="Times New Roman" w:hAnsi="Times New Roman"/>
          <w:color w:val="000000"/>
        </w:rPr>
      </w:pPr>
      <w:r w:rsidRPr="00ED7CA6">
        <w:rPr>
          <w:rFonts w:ascii="Times New Roman" w:hAnsi="Times New Roman" w:hint="eastAsia"/>
        </w:rPr>
        <w:t>（</w:t>
      </w:r>
      <w:r w:rsidRPr="00EC4384">
        <w:rPr>
          <w:rFonts w:ascii="Times New Roman" w:hAnsi="Times New Roman"/>
        </w:rPr>
        <w:t>1</w:t>
      </w:r>
      <w:r w:rsidRPr="00ED7CA6">
        <w:rPr>
          <w:rFonts w:ascii="Times New Roman" w:hAnsi="Times New Roman" w:hint="eastAsia"/>
        </w:rPr>
        <w:t>）</w:t>
      </w:r>
      <w:r w:rsidRPr="00ED7CA6">
        <w:rPr>
          <w:rFonts w:ascii="Times New Roman" w:hAnsi="Times New Roman" w:hint="eastAsia"/>
          <w:kern w:val="0"/>
        </w:rPr>
        <w:t>享受待遇人员</w:t>
      </w:r>
      <w:r w:rsidRPr="00EC4384">
        <w:rPr>
          <w:rFonts w:ascii="Times New Roman" w:hAnsi="Times New Roman"/>
          <w:kern w:val="0"/>
        </w:rPr>
        <w:t>ID</w:t>
      </w:r>
      <w:r w:rsidRPr="00ED7CA6">
        <w:rPr>
          <w:rFonts w:ascii="Times New Roman" w:hAnsi="Times New Roman" w:hint="eastAsia"/>
          <w:kern w:val="0"/>
        </w:rPr>
        <w:t>（</w:t>
      </w:r>
      <w:r w:rsidRPr="00EC4384">
        <w:rPr>
          <w:rFonts w:ascii="Times New Roman" w:hAnsi="Times New Roman"/>
          <w:kern w:val="0"/>
        </w:rPr>
        <w:t>AAZ257</w:t>
      </w:r>
      <w:r w:rsidRPr="00ED7CA6">
        <w:rPr>
          <w:rFonts w:ascii="Times New Roman" w:hAnsi="Times New Roman" w:hint="eastAsia"/>
          <w:kern w:val="0"/>
        </w:rPr>
        <w:t>）与</w:t>
      </w:r>
      <w:r w:rsidRPr="00ED7CA6">
        <w:rPr>
          <w:rFonts w:ascii="Times New Roman" w:hAnsi="Times New Roman" w:hint="eastAsia"/>
        </w:rPr>
        <w:t>享受待遇基本信息</w:t>
      </w:r>
      <w:r w:rsidRPr="00EC4384">
        <w:rPr>
          <w:rFonts w:ascii="Times New Roman" w:hAnsi="Times New Roman"/>
        </w:rPr>
        <w:t>AC60</w:t>
      </w:r>
      <w:r w:rsidRPr="00ED7CA6">
        <w:rPr>
          <w:rFonts w:ascii="Times New Roman" w:hAnsi="Times New Roman" w:hint="eastAsia"/>
        </w:rPr>
        <w:t>中的</w:t>
      </w:r>
      <w:r w:rsidRPr="00EC4384">
        <w:rPr>
          <w:rFonts w:ascii="Times New Roman" w:hAnsi="Times New Roman"/>
        </w:rPr>
        <w:t>AAZ257</w:t>
      </w:r>
      <w:r w:rsidRPr="00ED7CA6">
        <w:rPr>
          <w:rFonts w:ascii="Times New Roman" w:hAnsi="Times New Roman" w:hint="eastAsia"/>
        </w:rPr>
        <w:t>关联；</w:t>
      </w:r>
    </w:p>
    <w:p w14:paraId="5D58E0E4" w14:textId="1AAFB575" w:rsidR="001178A7" w:rsidRPr="00EC4384" w:rsidRDefault="001178A7" w:rsidP="001178A7">
      <w:pPr>
        <w:ind w:firstLineChars="100" w:firstLine="280"/>
        <w:jc w:val="left"/>
        <w:rPr>
          <w:rFonts w:ascii="Times New Roman" w:hAnsi="Times New Roman"/>
          <w:kern w:val="0"/>
        </w:rPr>
      </w:pPr>
      <w:r w:rsidRPr="00ED7CA6">
        <w:rPr>
          <w:rFonts w:ascii="Times New Roman" w:hAnsi="Times New Roman" w:hint="eastAsia"/>
          <w:color w:val="000000"/>
        </w:rPr>
        <w:lastRenderedPageBreak/>
        <w:t>（</w:t>
      </w:r>
      <w:r w:rsidRPr="00EC4384">
        <w:rPr>
          <w:rFonts w:ascii="Times New Roman" w:hAnsi="Times New Roman"/>
          <w:color w:val="000000"/>
        </w:rPr>
        <w:t>2</w:t>
      </w:r>
      <w:r w:rsidRPr="00ED7CA6">
        <w:rPr>
          <w:rFonts w:ascii="Times New Roman" w:hAnsi="Times New Roman" w:hint="eastAsia"/>
          <w:color w:val="000000"/>
        </w:rPr>
        <w:t>）离退休类别</w:t>
      </w:r>
      <w:r w:rsidRPr="00ED7CA6">
        <w:rPr>
          <w:rFonts w:ascii="Times New Roman" w:hAnsi="Times New Roman" w:hint="eastAsia"/>
          <w:kern w:val="0"/>
        </w:rPr>
        <w:t>（</w:t>
      </w:r>
      <w:r w:rsidRPr="00EC4384">
        <w:rPr>
          <w:rFonts w:ascii="Times New Roman" w:hAnsi="Times New Roman"/>
          <w:kern w:val="0"/>
        </w:rPr>
        <w:t>AIC161</w:t>
      </w:r>
      <w:r w:rsidRPr="00ED7CA6">
        <w:rPr>
          <w:rFonts w:ascii="Times New Roman" w:hAnsi="Times New Roman" w:hint="eastAsia"/>
          <w:kern w:val="0"/>
        </w:rPr>
        <w:t>）</w:t>
      </w:r>
      <w:r w:rsidRPr="00ED7CA6">
        <w:rPr>
          <w:rFonts w:ascii="Times New Roman" w:hAnsi="Times New Roman" w:hint="eastAsia"/>
          <w:color w:val="000000"/>
        </w:rPr>
        <w:t>等于</w:t>
      </w:r>
      <w:r w:rsidRPr="00ED7CA6">
        <w:rPr>
          <w:rFonts w:ascii="Times New Roman" w:hAnsi="Times New Roman" w:hint="eastAsia"/>
          <w:color w:val="000000" w:themeColor="text1"/>
        </w:rPr>
        <w:t>退休行政审批</w:t>
      </w:r>
      <w:r w:rsidRPr="00BC4EF1">
        <w:rPr>
          <w:rFonts w:ascii="Times New Roman" w:hAnsi="Times New Roman"/>
          <w:strike/>
          <w:color w:val="000000" w:themeColor="text1"/>
        </w:rPr>
        <w:t>IC08</w:t>
      </w:r>
      <w:r w:rsidR="00BC4EF1">
        <w:rPr>
          <w:rFonts w:ascii="Times New Roman" w:hAnsi="Times New Roman" w:hint="eastAsia"/>
          <w:color w:val="000000" w:themeColor="text1"/>
        </w:rPr>
        <w:t>IC</w:t>
      </w:r>
      <w:r w:rsidR="00BC4EF1">
        <w:rPr>
          <w:rFonts w:ascii="Times New Roman" w:hAnsi="Times New Roman"/>
          <w:color w:val="000000" w:themeColor="text1"/>
        </w:rPr>
        <w:t>07</w:t>
      </w:r>
      <w:r w:rsidRPr="00ED7CA6">
        <w:rPr>
          <w:rFonts w:ascii="Times New Roman" w:hAnsi="Times New Roman" w:hint="eastAsia"/>
          <w:color w:val="000000" w:themeColor="text1"/>
        </w:rPr>
        <w:t>的</w:t>
      </w:r>
      <w:r w:rsidRPr="00ED7CA6">
        <w:rPr>
          <w:rFonts w:ascii="Times New Roman" w:hAnsi="Times New Roman" w:hint="eastAsia"/>
          <w:color w:val="000000"/>
        </w:rPr>
        <w:t>离退休类别</w:t>
      </w:r>
      <w:r w:rsidRPr="00ED7CA6">
        <w:rPr>
          <w:rFonts w:ascii="Times New Roman" w:hAnsi="Times New Roman" w:hint="eastAsia"/>
          <w:kern w:val="0"/>
        </w:rPr>
        <w:t>（</w:t>
      </w:r>
      <w:r w:rsidRPr="00EC4384">
        <w:rPr>
          <w:rFonts w:ascii="Times New Roman" w:hAnsi="Times New Roman"/>
          <w:kern w:val="0"/>
        </w:rPr>
        <w:t>AIC161</w:t>
      </w:r>
      <w:r w:rsidRPr="00ED7CA6">
        <w:rPr>
          <w:rFonts w:ascii="Times New Roman" w:hAnsi="Times New Roman" w:hint="eastAsia"/>
          <w:kern w:val="0"/>
        </w:rPr>
        <w:t>）；</w:t>
      </w:r>
    </w:p>
    <w:p w14:paraId="35B88543" w14:textId="6487053F" w:rsidR="001178A7" w:rsidRPr="00EC4384" w:rsidRDefault="001178A7" w:rsidP="001178A7">
      <w:pPr>
        <w:ind w:firstLineChars="100" w:firstLine="280"/>
        <w:rPr>
          <w:rFonts w:ascii="Times New Roman" w:hAnsi="Times New Roman"/>
        </w:rPr>
      </w:pPr>
      <w:r w:rsidRPr="00ED7CA6">
        <w:rPr>
          <w:rFonts w:ascii="Times New Roman" w:hAnsi="Times New Roman" w:hint="eastAsia"/>
          <w:kern w:val="0"/>
        </w:rPr>
        <w:t>（</w:t>
      </w:r>
      <w:r w:rsidRPr="00EC4384">
        <w:rPr>
          <w:rFonts w:ascii="Times New Roman" w:hAnsi="Times New Roman"/>
          <w:kern w:val="0"/>
        </w:rPr>
        <w:t>3</w:t>
      </w:r>
      <w:r w:rsidRPr="00ED7CA6">
        <w:rPr>
          <w:rFonts w:ascii="Times New Roman" w:hAnsi="Times New Roman" w:hint="eastAsia"/>
          <w:kern w:val="0"/>
        </w:rPr>
        <w:t>）</w:t>
      </w:r>
      <w:r w:rsidRPr="00ED7CA6">
        <w:rPr>
          <w:rFonts w:ascii="Times New Roman" w:hAnsi="Times New Roman" w:hint="eastAsia"/>
        </w:rPr>
        <w:t>离退休日期</w:t>
      </w:r>
      <w:r w:rsidRPr="00ED7CA6">
        <w:rPr>
          <w:rFonts w:ascii="Times New Roman" w:hAnsi="Times New Roman" w:hint="eastAsia"/>
          <w:kern w:val="0"/>
        </w:rPr>
        <w:t>（</w:t>
      </w:r>
      <w:r w:rsidRPr="00EC4384">
        <w:rPr>
          <w:rFonts w:ascii="Times New Roman" w:hAnsi="Times New Roman"/>
          <w:kern w:val="0"/>
        </w:rPr>
        <w:t>AIC162</w:t>
      </w:r>
      <w:r w:rsidRPr="00ED7CA6">
        <w:rPr>
          <w:rFonts w:ascii="Times New Roman" w:hAnsi="Times New Roman" w:hint="eastAsia"/>
          <w:kern w:val="0"/>
        </w:rPr>
        <w:t>）</w:t>
      </w:r>
      <w:r w:rsidRPr="00ED7CA6">
        <w:rPr>
          <w:rFonts w:ascii="Times New Roman" w:hAnsi="Times New Roman" w:hint="eastAsia"/>
          <w:color w:val="000000"/>
        </w:rPr>
        <w:t>等于</w:t>
      </w:r>
      <w:r w:rsidRPr="00ED7CA6">
        <w:rPr>
          <w:rFonts w:ascii="Times New Roman" w:hAnsi="Times New Roman" w:hint="eastAsia"/>
          <w:color w:val="000000" w:themeColor="text1"/>
        </w:rPr>
        <w:t>退休行政审批</w:t>
      </w:r>
      <w:r w:rsidRPr="00BC4EF1">
        <w:rPr>
          <w:rFonts w:ascii="Times New Roman" w:hAnsi="Times New Roman"/>
          <w:strike/>
          <w:color w:val="000000" w:themeColor="text1"/>
        </w:rPr>
        <w:t>IC08</w:t>
      </w:r>
      <w:r w:rsidR="00BC4EF1" w:rsidRPr="00BC4EF1">
        <w:rPr>
          <w:rFonts w:ascii="Times New Roman" w:hAnsi="Times New Roman"/>
          <w:color w:val="000000" w:themeColor="text1"/>
        </w:rPr>
        <w:t>IC07</w:t>
      </w:r>
      <w:r w:rsidRPr="00ED7CA6">
        <w:rPr>
          <w:rFonts w:ascii="Times New Roman" w:hAnsi="Times New Roman" w:hint="eastAsia"/>
          <w:color w:val="000000" w:themeColor="text1"/>
        </w:rPr>
        <w:t>的</w:t>
      </w:r>
      <w:r w:rsidRPr="00ED7CA6">
        <w:rPr>
          <w:rFonts w:ascii="Times New Roman" w:hAnsi="Times New Roman" w:hint="eastAsia"/>
        </w:rPr>
        <w:t>离退休日期</w:t>
      </w:r>
      <w:r w:rsidRPr="00ED7CA6">
        <w:rPr>
          <w:rFonts w:ascii="Times New Roman" w:hAnsi="Times New Roman" w:hint="eastAsia"/>
          <w:kern w:val="0"/>
        </w:rPr>
        <w:t>（</w:t>
      </w:r>
      <w:r w:rsidRPr="00EC4384">
        <w:rPr>
          <w:rFonts w:ascii="Times New Roman" w:hAnsi="Times New Roman"/>
          <w:kern w:val="0"/>
        </w:rPr>
        <w:t>AIC162</w:t>
      </w:r>
      <w:r w:rsidRPr="00ED7CA6">
        <w:rPr>
          <w:rFonts w:ascii="Times New Roman" w:hAnsi="Times New Roman" w:hint="eastAsia"/>
          <w:kern w:val="0"/>
        </w:rPr>
        <w:t>）；</w:t>
      </w:r>
    </w:p>
    <w:p w14:paraId="02DD2D8A" w14:textId="77777777" w:rsidR="001178A7" w:rsidRPr="00EC4384" w:rsidRDefault="001178A7" w:rsidP="001178A7">
      <w:pPr>
        <w:ind w:firstLineChars="100" w:firstLine="280"/>
        <w:rPr>
          <w:rFonts w:ascii="Times New Roman" w:hAnsi="Times New Roman"/>
        </w:rPr>
      </w:pPr>
      <w:r w:rsidRPr="00ED7CA6">
        <w:rPr>
          <w:rFonts w:ascii="Times New Roman" w:hAnsi="Times New Roman" w:hint="eastAsia"/>
        </w:rPr>
        <w:t>（</w:t>
      </w:r>
      <w:r w:rsidRPr="00EC4384">
        <w:rPr>
          <w:rFonts w:ascii="Times New Roman" w:hAnsi="Times New Roman"/>
        </w:rPr>
        <w:t>4</w:t>
      </w:r>
      <w:r w:rsidRPr="00ED7CA6">
        <w:rPr>
          <w:rFonts w:ascii="Times New Roman" w:hAnsi="Times New Roman" w:hint="eastAsia"/>
        </w:rPr>
        <w:t>）待遇享受开始年月（</w:t>
      </w:r>
      <w:r w:rsidRPr="00EC4384">
        <w:rPr>
          <w:rFonts w:ascii="Times New Roman" w:hAnsi="Times New Roman"/>
        </w:rPr>
        <w:t>AIC160</w:t>
      </w:r>
      <w:r w:rsidRPr="00ED7CA6">
        <w:rPr>
          <w:rFonts w:ascii="Times New Roman" w:hAnsi="Times New Roman" w:hint="eastAsia"/>
        </w:rPr>
        <w:t>）</w:t>
      </w:r>
      <w:r w:rsidRPr="00ED7CA6">
        <w:rPr>
          <w:rFonts w:ascii="Times New Roman" w:hAnsi="Times New Roman" w:hint="eastAsia"/>
          <w:color w:val="000000"/>
        </w:rPr>
        <w:t>等于</w:t>
      </w:r>
      <w:r w:rsidRPr="00ED7CA6">
        <w:rPr>
          <w:rFonts w:ascii="Times New Roman" w:hAnsi="Times New Roman" w:hint="eastAsia"/>
          <w:color w:val="000000" w:themeColor="text1"/>
        </w:rPr>
        <w:t>享受待遇基本信息</w:t>
      </w:r>
      <w:r w:rsidRPr="00EC4384">
        <w:rPr>
          <w:rFonts w:ascii="Times New Roman" w:hAnsi="Times New Roman"/>
          <w:color w:val="000000" w:themeColor="text1"/>
        </w:rPr>
        <w:t>AC60</w:t>
      </w:r>
      <w:r w:rsidRPr="00ED7CA6">
        <w:rPr>
          <w:rFonts w:ascii="Times New Roman" w:hAnsi="Times New Roman" w:hint="eastAsia"/>
          <w:color w:val="000000" w:themeColor="text1"/>
        </w:rPr>
        <w:t>的</w:t>
      </w:r>
      <w:r w:rsidRPr="00ED7CA6">
        <w:rPr>
          <w:rFonts w:ascii="Times New Roman" w:hAnsi="Times New Roman" w:hint="eastAsia"/>
          <w:color w:val="000000"/>
        </w:rPr>
        <w:t>开始年月（</w:t>
      </w:r>
      <w:r w:rsidRPr="00EC4384">
        <w:rPr>
          <w:rFonts w:ascii="Times New Roman" w:hAnsi="Times New Roman"/>
          <w:color w:val="000000"/>
        </w:rPr>
        <w:t>AAE041</w:t>
      </w:r>
      <w:r w:rsidRPr="00ED7CA6">
        <w:rPr>
          <w:rFonts w:ascii="Times New Roman" w:hAnsi="Times New Roman" w:hint="eastAsia"/>
          <w:color w:val="000000"/>
        </w:rPr>
        <w:t>）</w:t>
      </w:r>
      <w:r w:rsidRPr="00ED7CA6">
        <w:rPr>
          <w:rFonts w:ascii="Times New Roman" w:hAnsi="Times New Roman" w:hint="eastAsia"/>
        </w:rPr>
        <w:t>；</w:t>
      </w:r>
    </w:p>
    <w:p w14:paraId="7A28C492" w14:textId="77777777" w:rsidR="001178A7" w:rsidRPr="00EC4384" w:rsidRDefault="001178A7" w:rsidP="001178A7">
      <w:pPr>
        <w:ind w:firstLineChars="100" w:firstLine="280"/>
        <w:rPr>
          <w:rFonts w:ascii="Times New Roman" w:hAnsi="Times New Roman"/>
        </w:rPr>
      </w:pPr>
      <w:r w:rsidRPr="00ED7CA6">
        <w:rPr>
          <w:rFonts w:ascii="Times New Roman" w:hAnsi="Times New Roman" w:hint="eastAsia"/>
        </w:rPr>
        <w:t>（</w:t>
      </w:r>
      <w:r w:rsidRPr="00EC4384">
        <w:rPr>
          <w:rFonts w:ascii="Times New Roman" w:hAnsi="Times New Roman"/>
        </w:rPr>
        <w:t>5</w:t>
      </w:r>
      <w:r w:rsidRPr="00ED7CA6">
        <w:rPr>
          <w:rFonts w:ascii="Times New Roman" w:hAnsi="Times New Roman" w:hint="eastAsia"/>
        </w:rPr>
        <w:t>）【数据校验】</w:t>
      </w:r>
      <w:r w:rsidRPr="00ED7CA6">
        <w:rPr>
          <w:rFonts w:ascii="Times New Roman" w:hAnsi="Times New Roman" w:hint="eastAsia"/>
          <w:color w:val="000000"/>
        </w:rPr>
        <w:t>离退休类别</w:t>
      </w:r>
      <w:r w:rsidRPr="00ED7CA6">
        <w:rPr>
          <w:rFonts w:ascii="Times New Roman" w:hAnsi="Times New Roman" w:hint="eastAsia"/>
          <w:kern w:val="0"/>
        </w:rPr>
        <w:t>（</w:t>
      </w:r>
      <w:r w:rsidRPr="00EC4384">
        <w:rPr>
          <w:rFonts w:ascii="Times New Roman" w:hAnsi="Times New Roman"/>
          <w:kern w:val="0"/>
        </w:rPr>
        <w:t>AIC161</w:t>
      </w:r>
      <w:r w:rsidRPr="00ED7CA6">
        <w:rPr>
          <w:rFonts w:ascii="Times New Roman" w:hAnsi="Times New Roman" w:hint="eastAsia"/>
          <w:kern w:val="0"/>
        </w:rPr>
        <w:t>）为“</w:t>
      </w:r>
      <w:r w:rsidRPr="00EC4384">
        <w:rPr>
          <w:rFonts w:ascii="Times New Roman" w:hAnsi="Times New Roman"/>
          <w:color w:val="000000"/>
        </w:rPr>
        <w:t>1-</w:t>
      </w:r>
      <w:r w:rsidRPr="00ED7CA6">
        <w:rPr>
          <w:rFonts w:ascii="Times New Roman" w:hAnsi="Times New Roman" w:hint="eastAsia"/>
          <w:color w:val="000000"/>
        </w:rPr>
        <w:t>离休</w:t>
      </w:r>
      <w:r w:rsidRPr="00ED7CA6">
        <w:rPr>
          <w:rFonts w:ascii="Times New Roman" w:hAnsi="Times New Roman" w:hint="eastAsia"/>
          <w:kern w:val="0"/>
        </w:rPr>
        <w:t>”或“</w:t>
      </w:r>
      <w:r w:rsidRPr="00EC4384">
        <w:rPr>
          <w:rFonts w:ascii="Times New Roman" w:hAnsi="Times New Roman"/>
          <w:color w:val="000000"/>
        </w:rPr>
        <w:t>2-</w:t>
      </w:r>
      <w:r w:rsidRPr="00ED7CA6">
        <w:rPr>
          <w:rFonts w:ascii="Times New Roman" w:hAnsi="Times New Roman" w:hint="eastAsia"/>
          <w:color w:val="000000"/>
        </w:rPr>
        <w:t>正常退休</w:t>
      </w:r>
      <w:r w:rsidRPr="00ED7CA6">
        <w:rPr>
          <w:rFonts w:ascii="Times New Roman" w:hAnsi="Times New Roman" w:hint="eastAsia"/>
          <w:kern w:val="0"/>
        </w:rPr>
        <w:t>”或“</w:t>
      </w:r>
      <w:r w:rsidRPr="00EC4384">
        <w:rPr>
          <w:rFonts w:ascii="Times New Roman" w:hAnsi="Times New Roman"/>
          <w:color w:val="000000"/>
        </w:rPr>
        <w:t>3-</w:t>
      </w:r>
      <w:r w:rsidRPr="00ED7CA6">
        <w:rPr>
          <w:rFonts w:ascii="Times New Roman" w:hAnsi="Times New Roman" w:hint="eastAsia"/>
          <w:color w:val="000000"/>
        </w:rPr>
        <w:t>退职</w:t>
      </w:r>
      <w:r w:rsidRPr="00ED7CA6">
        <w:rPr>
          <w:rFonts w:ascii="Times New Roman" w:hAnsi="Times New Roman" w:hint="eastAsia"/>
          <w:kern w:val="0"/>
        </w:rPr>
        <w:t>”或“</w:t>
      </w:r>
      <w:r w:rsidRPr="00EC4384">
        <w:rPr>
          <w:rFonts w:ascii="Times New Roman" w:hAnsi="Times New Roman"/>
          <w:color w:val="000000"/>
        </w:rPr>
        <w:t>6-</w:t>
      </w:r>
      <w:r w:rsidRPr="00ED7CA6">
        <w:rPr>
          <w:rFonts w:ascii="Times New Roman" w:hAnsi="Times New Roman" w:hint="eastAsia"/>
          <w:color w:val="000000"/>
        </w:rPr>
        <w:t>原工伤退休</w:t>
      </w:r>
      <w:r w:rsidRPr="00ED7CA6">
        <w:rPr>
          <w:rFonts w:ascii="Times New Roman" w:hAnsi="Times New Roman" w:hint="eastAsia"/>
          <w:kern w:val="0"/>
        </w:rPr>
        <w:t>”或“</w:t>
      </w:r>
      <w:r w:rsidRPr="00EC4384">
        <w:rPr>
          <w:rFonts w:ascii="Times New Roman" w:hAnsi="Times New Roman"/>
          <w:color w:val="000000"/>
        </w:rPr>
        <w:t>8-</w:t>
      </w:r>
      <w:r w:rsidRPr="00ED7CA6">
        <w:rPr>
          <w:rFonts w:ascii="Times New Roman" w:hAnsi="Times New Roman" w:hint="eastAsia"/>
          <w:color w:val="000000"/>
        </w:rPr>
        <w:t>建国前老工人退休</w:t>
      </w:r>
      <w:r w:rsidRPr="00ED7CA6">
        <w:rPr>
          <w:rFonts w:ascii="Times New Roman" w:hAnsi="Times New Roman" w:hint="eastAsia"/>
          <w:kern w:val="0"/>
        </w:rPr>
        <w:t>”或“</w:t>
      </w:r>
      <w:r w:rsidRPr="00EC4384">
        <w:rPr>
          <w:rFonts w:ascii="Times New Roman" w:hAnsi="Times New Roman"/>
          <w:color w:val="000000"/>
        </w:rPr>
        <w:t>9-</w:t>
      </w:r>
      <w:r w:rsidRPr="00ED7CA6">
        <w:rPr>
          <w:rFonts w:ascii="Times New Roman" w:hAnsi="Times New Roman" w:hint="eastAsia"/>
          <w:color w:val="000000"/>
        </w:rPr>
        <w:t>其他</w:t>
      </w:r>
      <w:r w:rsidRPr="00ED7CA6">
        <w:rPr>
          <w:rFonts w:ascii="Times New Roman" w:hAnsi="Times New Roman" w:hint="eastAsia"/>
          <w:kern w:val="0"/>
        </w:rPr>
        <w:t>”</w:t>
      </w:r>
      <w:r w:rsidRPr="00ED7CA6">
        <w:rPr>
          <w:rFonts w:ascii="Times New Roman" w:hAnsi="Times New Roman" w:hint="eastAsia"/>
          <w:color w:val="000000"/>
        </w:rPr>
        <w:t>；</w:t>
      </w:r>
    </w:p>
    <w:p w14:paraId="090A1326" w14:textId="77777777" w:rsidR="001178A7" w:rsidRPr="00EC4384" w:rsidRDefault="001178A7" w:rsidP="001178A7">
      <w:pPr>
        <w:ind w:firstLineChars="100" w:firstLine="280"/>
        <w:jc w:val="left"/>
        <w:rPr>
          <w:rFonts w:ascii="Times New Roman" w:hAnsi="Times New Roman"/>
        </w:rPr>
      </w:pPr>
      <w:r w:rsidRPr="00ED7CA6">
        <w:rPr>
          <w:rFonts w:ascii="Times New Roman" w:hAnsi="Times New Roman" w:hint="eastAsia"/>
          <w:color w:val="000000"/>
        </w:rPr>
        <w:t>（</w:t>
      </w:r>
      <w:r w:rsidRPr="00EC4384">
        <w:rPr>
          <w:rFonts w:ascii="Times New Roman" w:hAnsi="Times New Roman"/>
          <w:color w:val="000000"/>
        </w:rPr>
        <w:t>6</w:t>
      </w:r>
      <w:r w:rsidRPr="00ED7CA6">
        <w:rPr>
          <w:rFonts w:ascii="Times New Roman" w:hAnsi="Times New Roman" w:hint="eastAsia"/>
          <w:color w:val="000000"/>
        </w:rPr>
        <w:t>）</w:t>
      </w:r>
      <w:r w:rsidRPr="00ED7CA6">
        <w:rPr>
          <w:rFonts w:ascii="Times New Roman" w:hAnsi="Times New Roman" w:hint="eastAsia"/>
        </w:rPr>
        <w:t>参加工作日期（</w:t>
      </w:r>
      <w:r w:rsidRPr="00EC4384">
        <w:rPr>
          <w:rFonts w:ascii="Times New Roman" w:hAnsi="Times New Roman"/>
        </w:rPr>
        <w:t>AAC007</w:t>
      </w:r>
      <w:r w:rsidRPr="00ED7CA6">
        <w:rPr>
          <w:rFonts w:ascii="Times New Roman" w:hAnsi="Times New Roman" w:hint="eastAsia"/>
        </w:rPr>
        <w:t>）应早于法定离退休日期（</w:t>
      </w:r>
      <w:r w:rsidRPr="00EC4384">
        <w:rPr>
          <w:rFonts w:ascii="Times New Roman" w:hAnsi="Times New Roman"/>
        </w:rPr>
        <w:t>AIC351</w:t>
      </w:r>
      <w:r w:rsidRPr="00ED7CA6">
        <w:rPr>
          <w:rFonts w:ascii="Times New Roman" w:hAnsi="Times New Roman" w:hint="eastAsia"/>
        </w:rPr>
        <w:t>）；</w:t>
      </w:r>
    </w:p>
    <w:p w14:paraId="628D57D1" w14:textId="77777777" w:rsidR="001178A7" w:rsidRPr="00EC4384" w:rsidRDefault="001178A7" w:rsidP="001178A7">
      <w:pPr>
        <w:ind w:firstLineChars="100" w:firstLine="280"/>
        <w:jc w:val="left"/>
        <w:rPr>
          <w:rFonts w:ascii="Times New Roman" w:hAnsi="Times New Roman"/>
          <w:kern w:val="0"/>
        </w:rPr>
      </w:pPr>
      <w:r w:rsidRPr="00ED7CA6">
        <w:rPr>
          <w:rFonts w:ascii="Times New Roman" w:hAnsi="Times New Roman" w:hint="eastAsia"/>
        </w:rPr>
        <w:t>（</w:t>
      </w:r>
      <w:r w:rsidRPr="00EC4384">
        <w:rPr>
          <w:rFonts w:ascii="Times New Roman" w:hAnsi="Times New Roman"/>
        </w:rPr>
        <w:t>7</w:t>
      </w:r>
      <w:r w:rsidRPr="00ED7CA6">
        <w:rPr>
          <w:rFonts w:ascii="Times New Roman" w:hAnsi="Times New Roman" w:hint="eastAsia"/>
          <w:kern w:val="0"/>
        </w:rPr>
        <w:t>）</w:t>
      </w:r>
      <w:r w:rsidRPr="00ED7CA6">
        <w:rPr>
          <w:rFonts w:ascii="Times New Roman" w:hAnsi="Times New Roman" w:hint="eastAsia"/>
        </w:rPr>
        <w:t>离退休日期（</w:t>
      </w:r>
      <w:r w:rsidRPr="00EC4384">
        <w:rPr>
          <w:rFonts w:ascii="Times New Roman" w:hAnsi="Times New Roman"/>
        </w:rPr>
        <w:t>AIC162</w:t>
      </w:r>
      <w:r w:rsidRPr="00ED7CA6">
        <w:rPr>
          <w:rFonts w:ascii="Times New Roman" w:hAnsi="Times New Roman" w:hint="eastAsia"/>
        </w:rPr>
        <w:t>）应晚于或等于法定离退休日期（</w:t>
      </w:r>
      <w:r w:rsidRPr="00EC4384">
        <w:rPr>
          <w:rFonts w:ascii="Times New Roman" w:hAnsi="Times New Roman"/>
        </w:rPr>
        <w:t>AIC351</w:t>
      </w:r>
      <w:r w:rsidRPr="00ED7CA6">
        <w:rPr>
          <w:rFonts w:ascii="Times New Roman" w:hAnsi="Times New Roman" w:hint="eastAsia"/>
        </w:rPr>
        <w:t>）；</w:t>
      </w:r>
    </w:p>
    <w:p w14:paraId="636EE3E9" w14:textId="77777777" w:rsidR="001178A7" w:rsidRDefault="001178A7" w:rsidP="001178A7">
      <w:pPr>
        <w:ind w:firstLineChars="100" w:firstLine="280"/>
        <w:rPr>
          <w:rFonts w:ascii="Times New Roman" w:hAnsi="Times New Roman"/>
          <w:kern w:val="0"/>
        </w:rPr>
      </w:pPr>
      <w:r w:rsidRPr="00ED7CA6">
        <w:rPr>
          <w:rFonts w:ascii="Times New Roman" w:hAnsi="Times New Roman" w:hint="eastAsia"/>
          <w:kern w:val="0"/>
        </w:rPr>
        <w:t>（</w:t>
      </w:r>
      <w:r w:rsidRPr="00EC4384">
        <w:rPr>
          <w:rFonts w:ascii="Times New Roman" w:hAnsi="Times New Roman"/>
          <w:kern w:val="0"/>
        </w:rPr>
        <w:t>8</w:t>
      </w:r>
      <w:r w:rsidRPr="00ED7CA6">
        <w:rPr>
          <w:rFonts w:ascii="Times New Roman" w:hAnsi="Times New Roman" w:hint="eastAsia"/>
          <w:kern w:val="0"/>
        </w:rPr>
        <w:t>）主键以所属省份行政区划代码</w:t>
      </w:r>
      <w:r w:rsidRPr="00ED7CA6">
        <w:rPr>
          <w:rFonts w:ascii="Times New Roman" w:hAnsi="Times New Roman" w:hint="eastAsia"/>
        </w:rPr>
        <w:t>（</w:t>
      </w:r>
      <w:r w:rsidRPr="00EC4384">
        <w:rPr>
          <w:rFonts w:ascii="Times New Roman" w:hAnsi="Times New Roman"/>
          <w:kern w:val="0"/>
        </w:rPr>
        <w:t>AAF018</w:t>
      </w:r>
      <w:r w:rsidRPr="00ED7CA6">
        <w:rPr>
          <w:rFonts w:ascii="Times New Roman" w:hAnsi="Times New Roman" w:hint="eastAsia"/>
        </w:rPr>
        <w:t>）</w:t>
      </w:r>
      <w:r w:rsidRPr="00ED7CA6">
        <w:rPr>
          <w:rFonts w:ascii="Times New Roman" w:hAnsi="Times New Roman" w:hint="eastAsia"/>
          <w:kern w:val="0"/>
        </w:rPr>
        <w:t>前</w:t>
      </w:r>
      <w:r w:rsidRPr="00EC4384">
        <w:rPr>
          <w:rFonts w:ascii="Times New Roman" w:hAnsi="Times New Roman"/>
          <w:kern w:val="0"/>
        </w:rPr>
        <w:t>2</w:t>
      </w:r>
      <w:r w:rsidRPr="00ED7CA6">
        <w:rPr>
          <w:rFonts w:ascii="Times New Roman" w:hAnsi="Times New Roman" w:hint="eastAsia"/>
          <w:kern w:val="0"/>
        </w:rPr>
        <w:t>位开头。</w:t>
      </w:r>
    </w:p>
    <w:p w14:paraId="2AE12F5C" w14:textId="77777777" w:rsidR="00BC4EF1" w:rsidRDefault="00BC4EF1" w:rsidP="001178A7">
      <w:pPr>
        <w:ind w:firstLineChars="100" w:firstLine="280"/>
        <w:rPr>
          <w:rFonts w:ascii="Times New Roman" w:hAnsi="Times New Roman"/>
          <w:kern w:val="0"/>
        </w:rPr>
      </w:pPr>
    </w:p>
    <w:p w14:paraId="1BE29E5C" w14:textId="3124676B" w:rsidR="00BC4EF1" w:rsidRPr="00EC4384" w:rsidRDefault="00BC4EF1" w:rsidP="001178A7">
      <w:pPr>
        <w:ind w:firstLineChars="100" w:firstLine="280"/>
        <w:rPr>
          <w:rFonts w:ascii="Times New Roman" w:hAnsi="Times New Roman"/>
          <w:kern w:val="0"/>
        </w:rPr>
      </w:pPr>
      <w:r>
        <w:rPr>
          <w:rFonts w:ascii="Times New Roman" w:hAnsi="Times New Roman" w:hint="eastAsia"/>
          <w:kern w:val="0"/>
        </w:rPr>
        <w:t>-</w:t>
      </w:r>
      <w:r>
        <w:rPr>
          <w:rFonts w:ascii="Times New Roman" w:hAnsi="Times New Roman"/>
          <w:kern w:val="0"/>
        </w:rPr>
        <w:t>--------------</w:t>
      </w:r>
      <w:r>
        <w:rPr>
          <w:rFonts w:ascii="Times New Roman" w:hAnsi="Times New Roman"/>
          <w:kern w:val="0"/>
        </w:rPr>
        <w:t>石栋的分割线</w:t>
      </w:r>
      <w:r>
        <w:rPr>
          <w:rFonts w:ascii="Times New Roman" w:hAnsi="Times New Roman" w:hint="eastAsia"/>
          <w:kern w:val="0"/>
        </w:rPr>
        <w:t>-</w:t>
      </w:r>
      <w:r>
        <w:rPr>
          <w:rFonts w:ascii="Times New Roman" w:hAnsi="Times New Roman"/>
          <w:kern w:val="0"/>
        </w:rPr>
        <w:t>----------------</w:t>
      </w:r>
    </w:p>
    <w:p w14:paraId="302A4C92" w14:textId="77777777" w:rsidR="001178A7" w:rsidRPr="00EC4384" w:rsidRDefault="001178A7" w:rsidP="001178A7">
      <w:pPr>
        <w:ind w:firstLineChars="100" w:firstLine="280"/>
        <w:rPr>
          <w:rFonts w:ascii="Times New Roman" w:hAnsi="Times New Roman"/>
          <w:kern w:val="0"/>
        </w:rPr>
      </w:pPr>
      <w:r w:rsidRPr="00ED7CA6">
        <w:rPr>
          <w:rFonts w:ascii="Times New Roman" w:hAnsi="Times New Roman"/>
          <w:kern w:val="0"/>
        </w:rPr>
        <w:t>6</w:t>
      </w:r>
      <w:r w:rsidRPr="00ED7CA6">
        <w:rPr>
          <w:rFonts w:ascii="Times New Roman" w:hAnsi="Times New Roman"/>
          <w:kern w:val="0"/>
        </w:rPr>
        <w:tab/>
        <w:t xml:space="preserve">. </w:t>
      </w:r>
      <w:r w:rsidRPr="00ED7CA6">
        <w:rPr>
          <w:rFonts w:ascii="Times New Roman" w:hAnsi="Times New Roman" w:hint="eastAsia"/>
          <w:kern w:val="0"/>
        </w:rPr>
        <w:t>新增</w:t>
      </w:r>
      <w:r w:rsidRPr="00EC4384">
        <w:rPr>
          <w:rFonts w:ascii="Times New Roman" w:hAnsi="Times New Roman"/>
          <w:kern w:val="0"/>
        </w:rPr>
        <w:t>IC13</w:t>
      </w:r>
      <w:r w:rsidRPr="00ED7CA6">
        <w:rPr>
          <w:rFonts w:ascii="Times New Roman" w:hAnsi="Times New Roman" w:hint="eastAsia"/>
          <w:kern w:val="0"/>
        </w:rPr>
        <w:t>表，在退休个人账户汇总信息表</w:t>
      </w:r>
      <w:r w:rsidRPr="00EC4384">
        <w:rPr>
          <w:rFonts w:ascii="Times New Roman" w:hAnsi="Times New Roman"/>
          <w:kern w:val="0"/>
        </w:rPr>
        <w:t>IC13</w:t>
      </w:r>
      <w:r w:rsidRPr="00ED7CA6">
        <w:rPr>
          <w:rFonts w:ascii="Times New Roman" w:hAnsi="Times New Roman" w:hint="eastAsia"/>
          <w:kern w:val="0"/>
        </w:rPr>
        <w:t>中新增退休个人账户汇总信息记录。</w:t>
      </w:r>
    </w:p>
    <w:p w14:paraId="61C8383B" w14:textId="77777777" w:rsidR="001178A7" w:rsidRPr="00EC4384" w:rsidRDefault="001178A7" w:rsidP="001178A7">
      <w:pPr>
        <w:ind w:firstLineChars="100" w:firstLine="280"/>
        <w:rPr>
          <w:rFonts w:ascii="Times New Roman" w:hAnsi="Times New Roman"/>
        </w:rPr>
      </w:pPr>
      <w:r w:rsidRPr="00ED7CA6">
        <w:rPr>
          <w:rFonts w:ascii="Times New Roman" w:hAnsi="Times New Roman" w:hint="eastAsia"/>
          <w:kern w:val="0"/>
        </w:rPr>
        <w:t>（</w:t>
      </w:r>
      <w:r w:rsidRPr="00EC4384">
        <w:rPr>
          <w:rFonts w:ascii="Times New Roman" w:hAnsi="Times New Roman"/>
          <w:kern w:val="0"/>
        </w:rPr>
        <w:t>1</w:t>
      </w:r>
      <w:r w:rsidRPr="00ED7CA6">
        <w:rPr>
          <w:rFonts w:ascii="Times New Roman" w:hAnsi="Times New Roman" w:hint="eastAsia"/>
          <w:kern w:val="0"/>
        </w:rPr>
        <w:t>）人员参保关系</w:t>
      </w:r>
      <w:r w:rsidRPr="00EC4384">
        <w:rPr>
          <w:rFonts w:ascii="Times New Roman" w:hAnsi="Times New Roman"/>
          <w:kern w:val="0"/>
        </w:rPr>
        <w:t>ID</w:t>
      </w:r>
      <w:r w:rsidRPr="00ED7CA6">
        <w:rPr>
          <w:rFonts w:ascii="Times New Roman" w:hAnsi="Times New Roman" w:hint="eastAsia"/>
          <w:color w:val="000000"/>
        </w:rPr>
        <w:t>（</w:t>
      </w:r>
      <w:r w:rsidRPr="00EC4384">
        <w:rPr>
          <w:rFonts w:ascii="Times New Roman" w:hAnsi="Times New Roman"/>
          <w:kern w:val="0"/>
        </w:rPr>
        <w:t>AAZ159</w:t>
      </w:r>
      <w:r w:rsidRPr="00ED7CA6">
        <w:rPr>
          <w:rFonts w:ascii="Times New Roman" w:hAnsi="Times New Roman" w:hint="eastAsia"/>
          <w:color w:val="000000"/>
        </w:rPr>
        <w:t>）与</w:t>
      </w:r>
      <w:r w:rsidRPr="00ED7CA6">
        <w:rPr>
          <w:rFonts w:ascii="Times New Roman" w:hAnsi="Times New Roman" w:hint="eastAsia"/>
        </w:rPr>
        <w:t>享受待遇基本信息</w:t>
      </w:r>
      <w:r w:rsidRPr="00EC4384">
        <w:rPr>
          <w:rFonts w:ascii="Times New Roman" w:hAnsi="Times New Roman"/>
        </w:rPr>
        <w:t>AC60</w:t>
      </w:r>
      <w:r w:rsidRPr="00ED7CA6">
        <w:rPr>
          <w:rFonts w:ascii="Times New Roman" w:hAnsi="Times New Roman" w:hint="eastAsia"/>
          <w:color w:val="000000"/>
        </w:rPr>
        <w:t>中的</w:t>
      </w:r>
      <w:r w:rsidRPr="00EC4384">
        <w:rPr>
          <w:rFonts w:ascii="Times New Roman" w:hAnsi="Times New Roman"/>
          <w:kern w:val="0"/>
        </w:rPr>
        <w:t>AAZ159</w:t>
      </w:r>
      <w:r w:rsidRPr="00ED7CA6">
        <w:rPr>
          <w:rFonts w:ascii="Times New Roman" w:hAnsi="Times New Roman" w:hint="eastAsia"/>
          <w:kern w:val="0"/>
        </w:rPr>
        <w:t>关联</w:t>
      </w:r>
      <w:r w:rsidRPr="00ED7CA6">
        <w:rPr>
          <w:rFonts w:ascii="Times New Roman" w:hAnsi="Times New Roman" w:hint="eastAsia"/>
          <w:color w:val="000000"/>
        </w:rPr>
        <w:t>；</w:t>
      </w:r>
    </w:p>
    <w:p w14:paraId="59221C4E" w14:textId="77777777" w:rsidR="001178A7" w:rsidRPr="00EC4384" w:rsidRDefault="001178A7" w:rsidP="001178A7">
      <w:pPr>
        <w:ind w:firstLineChars="100" w:firstLine="280"/>
        <w:rPr>
          <w:rFonts w:ascii="Times New Roman" w:hAnsi="Times New Roman"/>
          <w:color w:val="000000"/>
        </w:rPr>
      </w:pPr>
      <w:r w:rsidRPr="00ED7CA6">
        <w:rPr>
          <w:rFonts w:ascii="Times New Roman" w:hAnsi="Times New Roman" w:hint="eastAsia"/>
        </w:rPr>
        <w:t>（</w:t>
      </w:r>
      <w:r w:rsidRPr="00EC4384">
        <w:rPr>
          <w:rFonts w:ascii="Times New Roman" w:hAnsi="Times New Roman"/>
        </w:rPr>
        <w:t>2</w:t>
      </w:r>
      <w:r w:rsidRPr="00ED7CA6">
        <w:rPr>
          <w:rFonts w:ascii="Times New Roman" w:hAnsi="Times New Roman" w:hint="eastAsia"/>
        </w:rPr>
        <w:t>）</w:t>
      </w:r>
      <w:r w:rsidRPr="00ED7CA6">
        <w:rPr>
          <w:rFonts w:ascii="Times New Roman" w:hAnsi="Times New Roman" w:hint="eastAsia"/>
          <w:kern w:val="0"/>
        </w:rPr>
        <w:t>【数据校验】</w:t>
      </w:r>
      <w:r w:rsidRPr="00ED7CA6">
        <w:rPr>
          <w:rFonts w:ascii="Times New Roman" w:hAnsi="Times New Roman" w:hint="eastAsia"/>
        </w:rPr>
        <w:t>个人账户支出完毕标志（</w:t>
      </w:r>
      <w:r w:rsidRPr="00EC4384">
        <w:rPr>
          <w:rFonts w:ascii="Times New Roman" w:hAnsi="Times New Roman"/>
        </w:rPr>
        <w:t>AAE368</w:t>
      </w:r>
      <w:r w:rsidRPr="00ED7CA6">
        <w:rPr>
          <w:rFonts w:ascii="Times New Roman" w:hAnsi="Times New Roman" w:hint="eastAsia"/>
        </w:rPr>
        <w:t>）为</w:t>
      </w:r>
      <w:r w:rsidRPr="00EC4384">
        <w:rPr>
          <w:rFonts w:ascii="Times New Roman" w:hAnsi="Times New Roman"/>
        </w:rPr>
        <w:t>“0-</w:t>
      </w:r>
      <w:r w:rsidRPr="00ED7CA6">
        <w:rPr>
          <w:rFonts w:ascii="Times New Roman" w:hAnsi="Times New Roman" w:hint="eastAsia"/>
        </w:rPr>
        <w:t>否</w:t>
      </w:r>
      <w:r w:rsidRPr="00EC4384">
        <w:rPr>
          <w:rFonts w:ascii="Times New Roman" w:hAnsi="Times New Roman"/>
        </w:rPr>
        <w:t>”</w:t>
      </w:r>
      <w:r w:rsidRPr="00ED7CA6">
        <w:rPr>
          <w:rFonts w:ascii="Times New Roman" w:hAnsi="Times New Roman" w:hint="eastAsia"/>
        </w:rPr>
        <w:t>；</w:t>
      </w:r>
    </w:p>
    <w:p w14:paraId="0CA4B342" w14:textId="77777777" w:rsidR="001178A7" w:rsidRPr="00EC4384" w:rsidRDefault="001178A7" w:rsidP="001178A7">
      <w:pPr>
        <w:rPr>
          <w:rFonts w:ascii="Times New Roman" w:hAnsi="Times New Roman"/>
          <w:kern w:val="0"/>
        </w:rPr>
      </w:pPr>
      <w:r w:rsidRPr="00ED7CA6">
        <w:rPr>
          <w:rFonts w:ascii="Times New Roman" w:hAnsi="Times New Roman"/>
          <w:color w:val="000000"/>
        </w:rPr>
        <w:t xml:space="preserve">  </w:t>
      </w:r>
      <w:r w:rsidRPr="00ED7CA6">
        <w:rPr>
          <w:rFonts w:ascii="Times New Roman" w:hAnsi="Times New Roman" w:hint="eastAsia"/>
          <w:color w:val="000000"/>
        </w:rPr>
        <w:t>（</w:t>
      </w:r>
      <w:r w:rsidRPr="00EC4384">
        <w:rPr>
          <w:rFonts w:ascii="Times New Roman" w:hAnsi="Times New Roman"/>
          <w:color w:val="000000"/>
        </w:rPr>
        <w:t>3</w:t>
      </w:r>
      <w:r w:rsidRPr="00ED7CA6">
        <w:rPr>
          <w:rFonts w:ascii="Times New Roman" w:hAnsi="Times New Roman" w:hint="eastAsia"/>
          <w:color w:val="000000"/>
        </w:rPr>
        <w:t>）</w:t>
      </w:r>
      <w:r w:rsidRPr="00ED7CA6">
        <w:rPr>
          <w:rFonts w:ascii="Times New Roman" w:hAnsi="Times New Roman" w:hint="eastAsia"/>
          <w:kern w:val="0"/>
        </w:rPr>
        <w:t>账户金额</w:t>
      </w:r>
      <w:r w:rsidRPr="00ED7CA6">
        <w:rPr>
          <w:rFonts w:ascii="Times New Roman" w:hAnsi="Times New Roman" w:hint="eastAsia"/>
          <w:color w:val="000000"/>
        </w:rPr>
        <w:t>（</w:t>
      </w:r>
      <w:r w:rsidRPr="00EC4384">
        <w:rPr>
          <w:rFonts w:ascii="Times New Roman" w:hAnsi="Times New Roman"/>
          <w:kern w:val="0"/>
        </w:rPr>
        <w:t>AAE240</w:t>
      </w:r>
      <w:r w:rsidRPr="00ED7CA6">
        <w:rPr>
          <w:rFonts w:ascii="Times New Roman" w:hAnsi="Times New Roman" w:hint="eastAsia"/>
          <w:color w:val="000000"/>
        </w:rPr>
        <w:t>）等于</w:t>
      </w:r>
      <w:r w:rsidRPr="00ED7CA6">
        <w:rPr>
          <w:rFonts w:ascii="Times New Roman" w:hAnsi="Times New Roman" w:hint="eastAsia"/>
        </w:rPr>
        <w:t>养老离退休人员</w:t>
      </w:r>
      <w:r w:rsidRPr="00EC4384">
        <w:rPr>
          <w:rFonts w:ascii="Times New Roman" w:hAnsi="Times New Roman"/>
        </w:rPr>
        <w:t>IC10</w:t>
      </w:r>
      <w:r w:rsidRPr="00ED7CA6">
        <w:rPr>
          <w:rFonts w:ascii="Times New Roman" w:hAnsi="Times New Roman" w:hint="eastAsia"/>
        </w:rPr>
        <w:t>中的离退休</w:t>
      </w:r>
      <w:r w:rsidRPr="00ED7CA6">
        <w:rPr>
          <w:rFonts w:ascii="Times New Roman" w:hAnsi="Times New Roman" w:hint="eastAsia"/>
        </w:rPr>
        <w:lastRenderedPageBreak/>
        <w:t>时基本养老保险个人账户总金额（</w:t>
      </w:r>
      <w:r w:rsidRPr="00EC4384">
        <w:rPr>
          <w:rFonts w:ascii="Times New Roman" w:hAnsi="Times New Roman"/>
          <w:kern w:val="0"/>
        </w:rPr>
        <w:t>AIC165</w:t>
      </w:r>
      <w:r w:rsidRPr="00ED7CA6">
        <w:rPr>
          <w:rFonts w:ascii="Times New Roman" w:hAnsi="Times New Roman" w:hint="eastAsia"/>
          <w:kern w:val="0"/>
        </w:rPr>
        <w:t>）；</w:t>
      </w:r>
    </w:p>
    <w:p w14:paraId="257D9311" w14:textId="77777777" w:rsidR="001178A7" w:rsidRPr="00EC4384" w:rsidRDefault="001178A7" w:rsidP="001178A7">
      <w:pPr>
        <w:ind w:firstLineChars="100" w:firstLine="280"/>
        <w:rPr>
          <w:rFonts w:ascii="Times New Roman" w:hAnsi="Times New Roman"/>
          <w:kern w:val="0"/>
        </w:rPr>
      </w:pPr>
      <w:r w:rsidRPr="00ED7CA6">
        <w:rPr>
          <w:rFonts w:ascii="Times New Roman" w:hAnsi="Times New Roman" w:hint="eastAsia"/>
          <w:kern w:val="0"/>
        </w:rPr>
        <w:t>（</w:t>
      </w:r>
      <w:r w:rsidRPr="00EC4384">
        <w:rPr>
          <w:rFonts w:ascii="Times New Roman" w:hAnsi="Times New Roman"/>
          <w:kern w:val="0"/>
        </w:rPr>
        <w:t>4</w:t>
      </w:r>
      <w:r w:rsidRPr="00ED7CA6">
        <w:rPr>
          <w:rFonts w:ascii="Times New Roman" w:hAnsi="Times New Roman" w:hint="eastAsia"/>
          <w:kern w:val="0"/>
        </w:rPr>
        <w:t>）主键以所属省份行政区划代码</w:t>
      </w:r>
      <w:r w:rsidRPr="00ED7CA6">
        <w:rPr>
          <w:rFonts w:ascii="Times New Roman" w:hAnsi="Times New Roman" w:hint="eastAsia"/>
        </w:rPr>
        <w:t>（</w:t>
      </w:r>
      <w:r w:rsidRPr="00EC4384">
        <w:rPr>
          <w:rFonts w:ascii="Times New Roman" w:hAnsi="Times New Roman"/>
          <w:kern w:val="0"/>
        </w:rPr>
        <w:t>AAF018</w:t>
      </w:r>
      <w:r w:rsidRPr="00ED7CA6">
        <w:rPr>
          <w:rFonts w:ascii="Times New Roman" w:hAnsi="Times New Roman" w:hint="eastAsia"/>
        </w:rPr>
        <w:t>）</w:t>
      </w:r>
      <w:r w:rsidRPr="00ED7CA6">
        <w:rPr>
          <w:rFonts w:ascii="Times New Roman" w:hAnsi="Times New Roman" w:hint="eastAsia"/>
          <w:kern w:val="0"/>
        </w:rPr>
        <w:t>前</w:t>
      </w:r>
      <w:r w:rsidRPr="00EC4384">
        <w:rPr>
          <w:rFonts w:ascii="Times New Roman" w:hAnsi="Times New Roman"/>
          <w:kern w:val="0"/>
        </w:rPr>
        <w:t>2</w:t>
      </w:r>
      <w:r w:rsidRPr="00ED7CA6">
        <w:rPr>
          <w:rFonts w:ascii="Times New Roman" w:hAnsi="Times New Roman" w:hint="eastAsia"/>
          <w:kern w:val="0"/>
        </w:rPr>
        <w:t>位开头。</w:t>
      </w:r>
    </w:p>
    <w:p w14:paraId="5D7FAD78" w14:textId="77777777" w:rsidR="001178A7" w:rsidRPr="00EC4384" w:rsidRDefault="001178A7" w:rsidP="001178A7">
      <w:pPr>
        <w:rPr>
          <w:rFonts w:ascii="Times New Roman" w:hAnsi="Times New Roman"/>
          <w:kern w:val="0"/>
        </w:rPr>
      </w:pPr>
      <w:r w:rsidRPr="00ED7CA6">
        <w:rPr>
          <w:rFonts w:ascii="Times New Roman" w:hAnsi="Times New Roman"/>
          <w:kern w:val="0"/>
        </w:rPr>
        <w:t xml:space="preserve">  7. </w:t>
      </w:r>
      <w:r w:rsidRPr="00ED7CA6">
        <w:rPr>
          <w:rFonts w:ascii="Times New Roman" w:hAnsi="Times New Roman" w:hint="eastAsia"/>
          <w:kern w:val="0"/>
        </w:rPr>
        <w:t>新增</w:t>
      </w:r>
      <w:r w:rsidRPr="00EC4384">
        <w:rPr>
          <w:rFonts w:ascii="Times New Roman" w:hAnsi="Times New Roman"/>
          <w:kern w:val="0"/>
        </w:rPr>
        <w:t>AC18</w:t>
      </w:r>
      <w:r w:rsidRPr="00ED7CA6">
        <w:rPr>
          <w:rFonts w:ascii="Times New Roman" w:hAnsi="Times New Roman" w:hint="eastAsia"/>
          <w:kern w:val="0"/>
        </w:rPr>
        <w:t>表，在享受待遇人员年发一次性待遇表</w:t>
      </w:r>
      <w:r w:rsidRPr="00EC4384">
        <w:rPr>
          <w:rFonts w:ascii="Times New Roman" w:hAnsi="Times New Roman"/>
          <w:kern w:val="0"/>
        </w:rPr>
        <w:t>AC18</w:t>
      </w:r>
      <w:r w:rsidRPr="00ED7CA6">
        <w:rPr>
          <w:rFonts w:ascii="Times New Roman" w:hAnsi="Times New Roman" w:hint="eastAsia"/>
          <w:kern w:val="0"/>
        </w:rPr>
        <w:t>中新增享受待遇人员年发一次性待遇记录。</w:t>
      </w:r>
    </w:p>
    <w:p w14:paraId="062EBA93" w14:textId="77777777" w:rsidR="001178A7" w:rsidRPr="00EC4384" w:rsidRDefault="001178A7" w:rsidP="001178A7">
      <w:pPr>
        <w:ind w:firstLineChars="100" w:firstLine="280"/>
        <w:rPr>
          <w:rFonts w:ascii="Times New Roman" w:hAnsi="Times New Roman"/>
        </w:rPr>
      </w:pPr>
      <w:r w:rsidRPr="00ED7CA6">
        <w:rPr>
          <w:rFonts w:ascii="Times New Roman" w:hAnsi="Times New Roman" w:hint="eastAsia"/>
        </w:rPr>
        <w:t>（</w:t>
      </w:r>
      <w:r w:rsidRPr="00EC4384">
        <w:rPr>
          <w:rFonts w:ascii="Times New Roman" w:hAnsi="Times New Roman"/>
        </w:rPr>
        <w:t>1</w:t>
      </w:r>
      <w:r w:rsidRPr="00ED7CA6">
        <w:rPr>
          <w:rFonts w:ascii="Times New Roman" w:hAnsi="Times New Roman" w:hint="eastAsia"/>
        </w:rPr>
        <w:t>）人员待遇申请事件</w:t>
      </w:r>
      <w:r w:rsidRPr="00EC4384">
        <w:rPr>
          <w:rFonts w:ascii="Times New Roman" w:hAnsi="Times New Roman"/>
        </w:rPr>
        <w:t>ID</w:t>
      </w:r>
      <w:r w:rsidRPr="00ED7CA6">
        <w:rPr>
          <w:rFonts w:ascii="Times New Roman" w:hAnsi="Times New Roman" w:hint="eastAsia"/>
        </w:rPr>
        <w:t>（</w:t>
      </w:r>
      <w:r w:rsidRPr="00EC4384">
        <w:rPr>
          <w:rFonts w:ascii="Times New Roman" w:hAnsi="Times New Roman"/>
        </w:rPr>
        <w:t>AAZ172</w:t>
      </w:r>
      <w:r w:rsidRPr="00ED7CA6">
        <w:rPr>
          <w:rFonts w:ascii="Times New Roman" w:hAnsi="Times New Roman" w:hint="eastAsia"/>
        </w:rPr>
        <w:t>）与</w:t>
      </w:r>
      <w:r w:rsidRPr="00ED7CA6">
        <w:rPr>
          <w:rFonts w:ascii="Times New Roman" w:hAnsi="Times New Roman" w:hint="eastAsia"/>
          <w:color w:val="000000" w:themeColor="text1"/>
        </w:rPr>
        <w:t>人员待遇申请事件</w:t>
      </w:r>
      <w:r w:rsidRPr="00EC4384">
        <w:rPr>
          <w:rFonts w:ascii="Times New Roman" w:hAnsi="Times New Roman"/>
          <w:color w:val="000000" w:themeColor="text1"/>
        </w:rPr>
        <w:t>AC70</w:t>
      </w:r>
      <w:r w:rsidRPr="00ED7CA6">
        <w:rPr>
          <w:rFonts w:ascii="Times New Roman" w:hAnsi="Times New Roman" w:hint="eastAsia"/>
          <w:color w:val="000000" w:themeColor="text1"/>
        </w:rPr>
        <w:t>的</w:t>
      </w:r>
      <w:r w:rsidRPr="00ED7CA6">
        <w:rPr>
          <w:rFonts w:ascii="Times New Roman" w:hAnsi="Times New Roman" w:hint="eastAsia"/>
        </w:rPr>
        <w:t>人员待遇申请事件</w:t>
      </w:r>
      <w:r w:rsidRPr="00EC4384">
        <w:rPr>
          <w:rFonts w:ascii="Times New Roman" w:hAnsi="Times New Roman"/>
        </w:rPr>
        <w:t>ID</w:t>
      </w:r>
      <w:r w:rsidRPr="00ED7CA6">
        <w:rPr>
          <w:rFonts w:ascii="Times New Roman" w:hAnsi="Times New Roman" w:hint="eastAsia"/>
        </w:rPr>
        <w:t>（</w:t>
      </w:r>
      <w:r w:rsidRPr="00EC4384">
        <w:rPr>
          <w:rFonts w:ascii="Times New Roman" w:hAnsi="Times New Roman"/>
        </w:rPr>
        <w:t>AAZ172</w:t>
      </w:r>
      <w:r w:rsidRPr="00ED7CA6">
        <w:rPr>
          <w:rFonts w:ascii="Times New Roman" w:hAnsi="Times New Roman" w:hint="eastAsia"/>
        </w:rPr>
        <w:t>）关联；</w:t>
      </w:r>
    </w:p>
    <w:p w14:paraId="49B8550C" w14:textId="77777777" w:rsidR="001178A7" w:rsidRPr="00EC4384" w:rsidRDefault="001178A7" w:rsidP="001178A7">
      <w:pPr>
        <w:ind w:firstLineChars="100" w:firstLine="280"/>
        <w:rPr>
          <w:rFonts w:ascii="Times New Roman" w:hAnsi="Times New Roman"/>
        </w:rPr>
      </w:pPr>
      <w:r w:rsidRPr="00ED7CA6">
        <w:rPr>
          <w:rFonts w:ascii="Times New Roman" w:hAnsi="Times New Roman" w:hint="eastAsia"/>
        </w:rPr>
        <w:t>（</w:t>
      </w:r>
      <w:r w:rsidRPr="00EC4384">
        <w:rPr>
          <w:rFonts w:ascii="Times New Roman" w:hAnsi="Times New Roman"/>
        </w:rPr>
        <w:t>2</w:t>
      </w:r>
      <w:r w:rsidRPr="00ED7CA6">
        <w:rPr>
          <w:rFonts w:ascii="Times New Roman" w:hAnsi="Times New Roman" w:hint="eastAsia"/>
        </w:rPr>
        <w:t>）</w:t>
      </w:r>
      <w:r w:rsidRPr="00ED7CA6">
        <w:rPr>
          <w:rFonts w:ascii="Times New Roman" w:hAnsi="Times New Roman" w:hint="eastAsia"/>
          <w:kern w:val="0"/>
        </w:rPr>
        <w:t>享受待遇人员</w:t>
      </w:r>
      <w:r w:rsidRPr="00EC4384">
        <w:rPr>
          <w:rFonts w:ascii="Times New Roman" w:hAnsi="Times New Roman"/>
          <w:kern w:val="0"/>
        </w:rPr>
        <w:t>ID</w:t>
      </w:r>
      <w:r w:rsidRPr="00ED7CA6">
        <w:rPr>
          <w:rFonts w:ascii="Times New Roman" w:hAnsi="Times New Roman" w:hint="eastAsia"/>
          <w:kern w:val="0"/>
        </w:rPr>
        <w:t>（</w:t>
      </w:r>
      <w:r w:rsidRPr="00EC4384">
        <w:rPr>
          <w:rFonts w:ascii="Times New Roman" w:hAnsi="Times New Roman"/>
          <w:kern w:val="0"/>
        </w:rPr>
        <w:t>AAZ257</w:t>
      </w:r>
      <w:r w:rsidRPr="00ED7CA6">
        <w:rPr>
          <w:rFonts w:ascii="Times New Roman" w:hAnsi="Times New Roman" w:hint="eastAsia"/>
          <w:kern w:val="0"/>
        </w:rPr>
        <w:t>）</w:t>
      </w:r>
      <w:r w:rsidRPr="00ED7CA6">
        <w:rPr>
          <w:rFonts w:ascii="Times New Roman" w:hAnsi="Times New Roman" w:hint="eastAsia"/>
        </w:rPr>
        <w:t>与享受待遇基本信息</w:t>
      </w:r>
      <w:r w:rsidRPr="00EC4384">
        <w:rPr>
          <w:rFonts w:ascii="Times New Roman" w:hAnsi="Times New Roman"/>
        </w:rPr>
        <w:t>AC60</w:t>
      </w:r>
      <w:r w:rsidRPr="00ED7CA6">
        <w:rPr>
          <w:rFonts w:ascii="Times New Roman" w:hAnsi="Times New Roman" w:hint="eastAsia"/>
        </w:rPr>
        <w:t>中的</w:t>
      </w:r>
      <w:r w:rsidRPr="00EC4384">
        <w:rPr>
          <w:rFonts w:ascii="Times New Roman" w:hAnsi="Times New Roman"/>
        </w:rPr>
        <w:t>AAZ257</w:t>
      </w:r>
      <w:r w:rsidRPr="00ED7CA6">
        <w:rPr>
          <w:rFonts w:ascii="Times New Roman" w:hAnsi="Times New Roman" w:hint="eastAsia"/>
        </w:rPr>
        <w:t>关联；</w:t>
      </w:r>
    </w:p>
    <w:p w14:paraId="3FA37750" w14:textId="77777777" w:rsidR="001178A7" w:rsidRPr="00EC4384" w:rsidRDefault="001178A7" w:rsidP="001178A7">
      <w:pPr>
        <w:ind w:firstLineChars="100" w:firstLine="280"/>
        <w:rPr>
          <w:rFonts w:ascii="Times New Roman" w:hAnsi="Times New Roman"/>
        </w:rPr>
      </w:pPr>
      <w:r w:rsidRPr="00ED7CA6">
        <w:rPr>
          <w:rFonts w:ascii="Times New Roman" w:hAnsi="Times New Roman" w:hint="eastAsia"/>
        </w:rPr>
        <w:t>（</w:t>
      </w:r>
      <w:r w:rsidRPr="00EC4384">
        <w:rPr>
          <w:rFonts w:ascii="Times New Roman" w:hAnsi="Times New Roman"/>
        </w:rPr>
        <w:t>3</w:t>
      </w:r>
      <w:r w:rsidRPr="00ED7CA6">
        <w:rPr>
          <w:rFonts w:ascii="Times New Roman" w:hAnsi="Times New Roman" w:hint="eastAsia"/>
        </w:rPr>
        <w:t>）定期待遇审核</w:t>
      </w:r>
      <w:r w:rsidRPr="00EC4384">
        <w:rPr>
          <w:rFonts w:ascii="Times New Roman" w:hAnsi="Times New Roman"/>
        </w:rPr>
        <w:t>ID</w:t>
      </w:r>
      <w:r w:rsidRPr="00ED7CA6">
        <w:rPr>
          <w:rFonts w:ascii="Times New Roman" w:hAnsi="Times New Roman" w:hint="eastAsia"/>
        </w:rPr>
        <w:t>（</w:t>
      </w:r>
      <w:r w:rsidRPr="00EC4384">
        <w:rPr>
          <w:rFonts w:ascii="Times New Roman" w:hAnsi="Times New Roman"/>
        </w:rPr>
        <w:t>AAZ713</w:t>
      </w:r>
      <w:r w:rsidRPr="00ED7CA6">
        <w:rPr>
          <w:rFonts w:ascii="Times New Roman" w:hAnsi="Times New Roman" w:hint="eastAsia"/>
        </w:rPr>
        <w:t>）享受待遇基本信息</w:t>
      </w:r>
      <w:r w:rsidRPr="00EC4384">
        <w:rPr>
          <w:rFonts w:ascii="Times New Roman" w:hAnsi="Times New Roman"/>
        </w:rPr>
        <w:t>AC60</w:t>
      </w:r>
      <w:r w:rsidRPr="00ED7CA6">
        <w:rPr>
          <w:rFonts w:ascii="Times New Roman" w:hAnsi="Times New Roman" w:hint="eastAsia"/>
        </w:rPr>
        <w:t>中的定期待遇审核</w:t>
      </w:r>
      <w:r w:rsidRPr="00EC4384">
        <w:rPr>
          <w:rFonts w:ascii="Times New Roman" w:hAnsi="Times New Roman"/>
        </w:rPr>
        <w:t>ID</w:t>
      </w:r>
      <w:r w:rsidRPr="00ED7CA6">
        <w:rPr>
          <w:rFonts w:ascii="Times New Roman" w:hAnsi="Times New Roman" w:hint="eastAsia"/>
        </w:rPr>
        <w:t>（</w:t>
      </w:r>
      <w:r w:rsidRPr="00EC4384">
        <w:rPr>
          <w:rFonts w:ascii="Times New Roman" w:hAnsi="Times New Roman"/>
        </w:rPr>
        <w:t>AAZ</w:t>
      </w:r>
      <w:r w:rsidRPr="00ED7CA6">
        <w:rPr>
          <w:rFonts w:ascii="Times New Roman" w:hAnsi="Times New Roman"/>
        </w:rPr>
        <w:t>713</w:t>
      </w:r>
      <w:r w:rsidRPr="00ED7CA6">
        <w:rPr>
          <w:rFonts w:ascii="Times New Roman" w:hAnsi="Times New Roman" w:hint="eastAsia"/>
        </w:rPr>
        <w:t>）关联；</w:t>
      </w:r>
    </w:p>
    <w:p w14:paraId="7D251C9D" w14:textId="77777777" w:rsidR="001178A7" w:rsidRPr="00EC4384" w:rsidRDefault="001178A7" w:rsidP="001178A7">
      <w:pPr>
        <w:ind w:firstLineChars="100" w:firstLine="280"/>
        <w:rPr>
          <w:rFonts w:ascii="Times New Roman" w:hAnsi="Times New Roman"/>
        </w:rPr>
      </w:pPr>
      <w:r w:rsidRPr="00ED7CA6">
        <w:rPr>
          <w:rFonts w:ascii="Times New Roman" w:hAnsi="Times New Roman" w:hint="eastAsia"/>
        </w:rPr>
        <w:t>（</w:t>
      </w:r>
      <w:r w:rsidRPr="00EC4384">
        <w:rPr>
          <w:rFonts w:ascii="Times New Roman" w:hAnsi="Times New Roman"/>
        </w:rPr>
        <w:t>4</w:t>
      </w:r>
      <w:r w:rsidRPr="00ED7CA6">
        <w:rPr>
          <w:rFonts w:ascii="Times New Roman" w:hAnsi="Times New Roman" w:hint="eastAsia"/>
        </w:rPr>
        <w:t>）</w:t>
      </w:r>
      <w:r w:rsidRPr="00ED7CA6">
        <w:rPr>
          <w:rFonts w:ascii="Times New Roman" w:hAnsi="Times New Roman" w:hint="eastAsia"/>
          <w:color w:val="000000"/>
        </w:rPr>
        <w:t>开始年月（</w:t>
      </w:r>
      <w:r w:rsidRPr="00EC4384">
        <w:rPr>
          <w:rFonts w:ascii="Times New Roman" w:hAnsi="Times New Roman"/>
          <w:color w:val="000000"/>
        </w:rPr>
        <w:t>AAE041</w:t>
      </w:r>
      <w:r w:rsidRPr="00ED7CA6">
        <w:rPr>
          <w:rFonts w:ascii="Times New Roman" w:hAnsi="Times New Roman" w:hint="eastAsia"/>
          <w:color w:val="000000"/>
        </w:rPr>
        <w:t>）只允许等于或晚于养老退休人员</w:t>
      </w:r>
      <w:r w:rsidRPr="00EC4384">
        <w:rPr>
          <w:rFonts w:ascii="Times New Roman" w:hAnsi="Times New Roman"/>
          <w:color w:val="000000"/>
        </w:rPr>
        <w:t>IC10</w:t>
      </w:r>
      <w:r w:rsidRPr="00ED7CA6">
        <w:rPr>
          <w:rFonts w:ascii="Times New Roman" w:hAnsi="Times New Roman" w:hint="eastAsia"/>
          <w:color w:val="000000"/>
        </w:rPr>
        <w:t>的</w:t>
      </w:r>
      <w:r w:rsidRPr="00ED7CA6">
        <w:rPr>
          <w:rFonts w:ascii="Times New Roman" w:hAnsi="Times New Roman" w:hint="eastAsia"/>
        </w:rPr>
        <w:t>待遇享受开始年月（</w:t>
      </w:r>
      <w:r w:rsidRPr="00EC4384">
        <w:rPr>
          <w:rFonts w:ascii="Times New Roman" w:hAnsi="Times New Roman"/>
        </w:rPr>
        <w:t>AIC160</w:t>
      </w:r>
      <w:r w:rsidRPr="00ED7CA6">
        <w:rPr>
          <w:rFonts w:ascii="Times New Roman" w:hAnsi="Times New Roman" w:hint="eastAsia"/>
        </w:rPr>
        <w:t>）；</w:t>
      </w:r>
    </w:p>
    <w:p w14:paraId="13C7AA19" w14:textId="77777777" w:rsidR="001178A7" w:rsidRPr="00EC4384" w:rsidRDefault="001178A7" w:rsidP="001178A7">
      <w:pPr>
        <w:ind w:firstLineChars="100" w:firstLine="280"/>
        <w:rPr>
          <w:rFonts w:ascii="Times New Roman" w:hAnsi="Times New Roman"/>
        </w:rPr>
      </w:pPr>
      <w:r w:rsidRPr="00ED7CA6">
        <w:rPr>
          <w:rFonts w:ascii="Times New Roman" w:hAnsi="Times New Roman" w:hint="eastAsia"/>
        </w:rPr>
        <w:t>（</w:t>
      </w:r>
      <w:r w:rsidRPr="00EC4384">
        <w:rPr>
          <w:rFonts w:ascii="Times New Roman" w:hAnsi="Times New Roman"/>
        </w:rPr>
        <w:t>5</w:t>
      </w:r>
      <w:r w:rsidRPr="00ED7CA6">
        <w:rPr>
          <w:rFonts w:ascii="Times New Roman" w:hAnsi="Times New Roman" w:hint="eastAsia"/>
        </w:rPr>
        <w:t>）</w:t>
      </w:r>
      <w:r w:rsidRPr="00ED7CA6">
        <w:rPr>
          <w:rFonts w:ascii="Times New Roman" w:hAnsi="Times New Roman" w:hint="eastAsia"/>
          <w:color w:val="000000"/>
        </w:rPr>
        <w:t>终止年月（</w:t>
      </w:r>
      <w:r w:rsidRPr="00EC4384">
        <w:rPr>
          <w:rFonts w:ascii="Times New Roman" w:hAnsi="Times New Roman"/>
          <w:color w:val="000000"/>
        </w:rPr>
        <w:t>AAE042</w:t>
      </w:r>
      <w:r w:rsidRPr="00ED7CA6">
        <w:rPr>
          <w:rFonts w:ascii="Times New Roman" w:hAnsi="Times New Roman" w:hint="eastAsia"/>
          <w:color w:val="000000"/>
        </w:rPr>
        <w:t>）为空；</w:t>
      </w:r>
    </w:p>
    <w:p w14:paraId="6DD54CAF" w14:textId="77777777" w:rsidR="001178A7" w:rsidRPr="00EC4384" w:rsidRDefault="001178A7" w:rsidP="001178A7">
      <w:pPr>
        <w:ind w:firstLineChars="100" w:firstLine="280"/>
        <w:rPr>
          <w:rFonts w:ascii="Times New Roman" w:hAnsi="Times New Roman"/>
        </w:rPr>
      </w:pPr>
      <w:r w:rsidRPr="00ED7CA6">
        <w:rPr>
          <w:rFonts w:ascii="Times New Roman" w:hAnsi="Times New Roman" w:hint="eastAsia"/>
        </w:rPr>
        <w:t>（</w:t>
      </w:r>
      <w:r w:rsidRPr="00EC4384">
        <w:rPr>
          <w:rFonts w:ascii="Times New Roman" w:hAnsi="Times New Roman"/>
        </w:rPr>
        <w:t>6</w:t>
      </w:r>
      <w:r w:rsidRPr="00ED7CA6">
        <w:rPr>
          <w:rFonts w:ascii="Times New Roman" w:hAnsi="Times New Roman" w:hint="eastAsia"/>
        </w:rPr>
        <w:t>）【数据校验】待遇项目代码（</w:t>
      </w:r>
      <w:r w:rsidRPr="00EC4384">
        <w:rPr>
          <w:rFonts w:ascii="Times New Roman" w:hAnsi="Times New Roman"/>
        </w:rPr>
        <w:t>AAA036</w:t>
      </w:r>
      <w:r w:rsidRPr="00ED7CA6">
        <w:rPr>
          <w:rFonts w:ascii="Times New Roman" w:hAnsi="Times New Roman" w:hint="eastAsia"/>
        </w:rPr>
        <w:t>）可选</w:t>
      </w:r>
      <w:r w:rsidRPr="00EC4384">
        <w:rPr>
          <w:rFonts w:ascii="Times New Roman" w:hAnsi="Times New Roman"/>
        </w:rPr>
        <w:t>1101</w:t>
      </w:r>
      <w:r w:rsidRPr="00ED7CA6">
        <w:rPr>
          <w:rFonts w:ascii="Times New Roman" w:hAnsi="Times New Roman" w:hint="eastAsia"/>
        </w:rPr>
        <w:t>开头的代码值；</w:t>
      </w:r>
    </w:p>
    <w:p w14:paraId="2AEBB9FB" w14:textId="77777777" w:rsidR="001178A7" w:rsidRPr="00EC4384" w:rsidRDefault="001178A7" w:rsidP="001178A7">
      <w:pPr>
        <w:ind w:firstLineChars="100" w:firstLine="280"/>
        <w:rPr>
          <w:rFonts w:ascii="Times New Roman" w:hAnsi="Times New Roman"/>
        </w:rPr>
      </w:pPr>
      <w:r w:rsidRPr="00ED7CA6">
        <w:rPr>
          <w:rFonts w:ascii="Times New Roman" w:hAnsi="Times New Roman" w:hint="eastAsia"/>
        </w:rPr>
        <w:t>（</w:t>
      </w:r>
      <w:r w:rsidRPr="00EC4384">
        <w:rPr>
          <w:rFonts w:ascii="Times New Roman" w:hAnsi="Times New Roman"/>
        </w:rPr>
        <w:t>7</w:t>
      </w:r>
      <w:r w:rsidRPr="00ED7CA6">
        <w:rPr>
          <w:rFonts w:ascii="Times New Roman" w:hAnsi="Times New Roman" w:hint="eastAsia"/>
        </w:rPr>
        <w:t>）【数据校验】地方待遇项目代码（</w:t>
      </w:r>
      <w:r w:rsidRPr="00EC4384">
        <w:rPr>
          <w:rFonts w:ascii="Times New Roman" w:hAnsi="Times New Roman"/>
        </w:rPr>
        <w:t>AAA345</w:t>
      </w:r>
      <w:r w:rsidRPr="00ED7CA6">
        <w:rPr>
          <w:rFonts w:ascii="Times New Roman" w:hAnsi="Times New Roman" w:hint="eastAsia"/>
        </w:rPr>
        <w:t>）和地方待遇项目名称（</w:t>
      </w:r>
      <w:r w:rsidRPr="00EC4384">
        <w:rPr>
          <w:rFonts w:ascii="Times New Roman" w:hAnsi="Times New Roman"/>
        </w:rPr>
        <w:t>AAA346</w:t>
      </w:r>
      <w:r w:rsidRPr="00ED7CA6">
        <w:rPr>
          <w:rFonts w:ascii="Times New Roman" w:hAnsi="Times New Roman" w:hint="eastAsia"/>
        </w:rPr>
        <w:t>）需在合规范围内；</w:t>
      </w:r>
    </w:p>
    <w:p w14:paraId="304A94F2" w14:textId="77777777" w:rsidR="001178A7" w:rsidRPr="00EC4384" w:rsidRDefault="001178A7" w:rsidP="001178A7">
      <w:pPr>
        <w:ind w:firstLineChars="100" w:firstLine="280"/>
        <w:rPr>
          <w:rFonts w:ascii="Times New Roman" w:hAnsi="Times New Roman"/>
        </w:rPr>
      </w:pPr>
      <w:r w:rsidRPr="00ED7CA6">
        <w:rPr>
          <w:rFonts w:ascii="Times New Roman" w:hAnsi="Times New Roman" w:hint="eastAsia"/>
        </w:rPr>
        <w:t>（</w:t>
      </w:r>
      <w:r w:rsidRPr="00EC4384">
        <w:rPr>
          <w:rFonts w:ascii="Times New Roman" w:hAnsi="Times New Roman"/>
        </w:rPr>
        <w:t>8</w:t>
      </w:r>
      <w:r w:rsidRPr="00ED7CA6">
        <w:rPr>
          <w:rFonts w:ascii="Times New Roman" w:hAnsi="Times New Roman" w:hint="eastAsia"/>
        </w:rPr>
        <w:t>）主键以所属省份行政区划代码（</w:t>
      </w:r>
      <w:r w:rsidRPr="00EC4384">
        <w:rPr>
          <w:rFonts w:ascii="Times New Roman" w:hAnsi="Times New Roman"/>
        </w:rPr>
        <w:t>AAF018</w:t>
      </w:r>
      <w:r w:rsidRPr="00ED7CA6">
        <w:rPr>
          <w:rFonts w:ascii="Times New Roman" w:hAnsi="Times New Roman" w:hint="eastAsia"/>
        </w:rPr>
        <w:t>）前</w:t>
      </w:r>
      <w:r w:rsidRPr="00EC4384">
        <w:rPr>
          <w:rFonts w:ascii="Times New Roman" w:hAnsi="Times New Roman"/>
        </w:rPr>
        <w:t>2</w:t>
      </w:r>
      <w:r w:rsidRPr="00ED7CA6">
        <w:rPr>
          <w:rFonts w:ascii="Times New Roman" w:hAnsi="Times New Roman" w:hint="eastAsia"/>
        </w:rPr>
        <w:t>位开头。</w:t>
      </w:r>
    </w:p>
    <w:p w14:paraId="52472821" w14:textId="77777777" w:rsidR="001178A7" w:rsidRPr="001178A7" w:rsidRDefault="001178A7" w:rsidP="001178A7">
      <w:pPr>
        <w:rPr>
          <w:sz w:val="30"/>
        </w:rPr>
      </w:pPr>
    </w:p>
    <w:sectPr w:rsidR="001178A7" w:rsidRPr="001178A7">
      <w:footerReference w:type="default" r:id="rId20"/>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石栋" w:date="2024-04-16T09:45:00Z" w:initials="SD">
    <w:p w14:paraId="4625B696" w14:textId="77777777" w:rsidR="006965B1" w:rsidRDefault="006965B1">
      <w:pPr>
        <w:pStyle w:val="aa"/>
      </w:pPr>
      <w:r>
        <w:rPr>
          <w:rStyle w:val="a9"/>
        </w:rPr>
        <w:annotationRef/>
      </w:r>
      <w:r>
        <w:t>需求中，未详细说明如何计算。</w:t>
      </w:r>
    </w:p>
    <w:p w14:paraId="2FDA6C90" w14:textId="77777777" w:rsidR="006965B1" w:rsidRDefault="006965B1">
      <w:pPr>
        <w:pStyle w:val="aa"/>
      </w:pPr>
      <w:proofErr w:type="gramStart"/>
      <w:r>
        <w:t>启喻反馈</w:t>
      </w:r>
      <w:proofErr w:type="gramEnd"/>
      <w:r>
        <w:t>：将</w:t>
      </w:r>
      <w:r>
        <w:rPr>
          <w:rFonts w:hint="eastAsia"/>
        </w:rPr>
        <w:t>2</w:t>
      </w:r>
      <w:r>
        <w:t>014</w:t>
      </w:r>
      <w:r>
        <w:t>年</w:t>
      </w:r>
      <w:r>
        <w:rPr>
          <w:rFonts w:hint="eastAsia"/>
        </w:rPr>
        <w:t>9</w:t>
      </w:r>
      <w:r>
        <w:rPr>
          <w:rFonts w:hint="eastAsia"/>
        </w:rPr>
        <w:t>月之前的缴费金额，转入职业年金</w:t>
      </w:r>
      <w:proofErr w:type="gramStart"/>
      <w:r>
        <w:rPr>
          <w:rFonts w:hint="eastAsia"/>
        </w:rPr>
        <w:t>个</w:t>
      </w:r>
      <w:proofErr w:type="gramEnd"/>
      <w:r>
        <w:rPr>
          <w:rFonts w:hint="eastAsia"/>
        </w:rPr>
        <w:t>账，并且一次性返还</w:t>
      </w:r>
    </w:p>
  </w:comment>
  <w:comment w:id="1" w:author="石栋" w:date="2024-04-16T09:47:00Z" w:initials="SD">
    <w:p w14:paraId="6983A282" w14:textId="77777777" w:rsidR="006965B1" w:rsidRDefault="006965B1">
      <w:pPr>
        <w:pStyle w:val="aa"/>
      </w:pPr>
      <w:r>
        <w:rPr>
          <w:rStyle w:val="a9"/>
        </w:rPr>
        <w:annotationRef/>
      </w:r>
      <w:r>
        <w:t>异地社平，系统中没有存，除非转移的时候有录入，是否添加通用的维护模块？</w:t>
      </w:r>
    </w:p>
  </w:comment>
  <w:comment w:id="2" w:author="石栋" w:date="2024-04-16T09:50:00Z" w:initials="SD">
    <w:p w14:paraId="79FE3907" w14:textId="77777777" w:rsidR="006965B1" w:rsidRDefault="006965B1">
      <w:pPr>
        <w:pStyle w:val="aa"/>
      </w:pPr>
      <w:r>
        <w:rPr>
          <w:rStyle w:val="a9"/>
        </w:rPr>
        <w:annotationRef/>
      </w:r>
      <w:r>
        <w:t>入伍时间在哪里录入？</w:t>
      </w:r>
    </w:p>
  </w:comment>
  <w:comment w:id="3" w:author="石栋" w:date="2024-04-16T10:20:00Z" w:initials="SD">
    <w:p w14:paraId="77817839" w14:textId="0BBBFA5F" w:rsidR="006965B1" w:rsidRDefault="006965B1">
      <w:pPr>
        <w:pStyle w:val="aa"/>
      </w:pPr>
      <w:r>
        <w:rPr>
          <w:rStyle w:val="a9"/>
        </w:rPr>
        <w:annotationRef/>
      </w:r>
      <w:r>
        <w:t>是否需要此校验</w:t>
      </w:r>
    </w:p>
  </w:comment>
  <w:comment w:id="5" w:author="石栋" w:date="2024-04-16T09:58:00Z" w:initials="SD">
    <w:p w14:paraId="0701BE32" w14:textId="797EE2FB" w:rsidR="006965B1" w:rsidRDefault="006965B1">
      <w:pPr>
        <w:pStyle w:val="aa"/>
      </w:pPr>
      <w:r>
        <w:rPr>
          <w:rStyle w:val="a9"/>
        </w:rPr>
        <w:annotationRef/>
      </w:r>
      <w:r>
        <w:t>是否</w:t>
      </w:r>
      <w:r>
        <w:rPr>
          <w:rFonts w:hint="eastAsia"/>
        </w:rPr>
        <w:t>需要</w:t>
      </w:r>
      <w:r>
        <w:t>此校验？？？</w:t>
      </w:r>
    </w:p>
  </w:comment>
  <w:comment w:id="16" w:author="石栋" w:date="2024-04-16T09:58:00Z" w:initials="SD">
    <w:p w14:paraId="0E4003BD" w14:textId="025882D3" w:rsidR="006965B1" w:rsidRDefault="006965B1">
      <w:pPr>
        <w:pStyle w:val="aa"/>
      </w:pPr>
      <w:r>
        <w:rPr>
          <w:rStyle w:val="a9"/>
        </w:rPr>
        <w:annotationRef/>
      </w:r>
      <w:r>
        <w:t>不按年主动计息，核定时计息，需要提供计息算法。</w:t>
      </w:r>
    </w:p>
  </w:comment>
  <w:comment w:id="19" w:author="石栋" w:date="2024-04-16T09:51:00Z" w:initials="SD">
    <w:p w14:paraId="28DEBFA6" w14:textId="77777777" w:rsidR="006965B1" w:rsidRDefault="006965B1">
      <w:pPr>
        <w:pStyle w:val="aa"/>
      </w:pPr>
      <w:r>
        <w:rPr>
          <w:rStyle w:val="a9"/>
        </w:rPr>
        <w:annotationRef/>
      </w:r>
      <w:r>
        <w:t>人事系统可能无法对接，还需按照老办法手工录入</w:t>
      </w:r>
    </w:p>
  </w:comment>
  <w:comment w:id="20" w:author="石栋" w:date="2024-05-18T16:05:00Z" w:initials="SD">
    <w:p w14:paraId="21A9A4FC" w14:textId="77777777" w:rsidR="006965B1" w:rsidRDefault="006965B1">
      <w:pPr>
        <w:pStyle w:val="aa"/>
      </w:pPr>
      <w:r>
        <w:rPr>
          <w:rStyle w:val="a9"/>
        </w:rPr>
        <w:annotationRef/>
      </w:r>
      <w:r>
        <w:rPr>
          <w:rFonts w:hint="eastAsia"/>
        </w:rPr>
        <w:t>1</w:t>
      </w:r>
      <w:r>
        <w:t>.4</w:t>
      </w:r>
      <w:r>
        <w:rPr>
          <w:rFonts w:hint="eastAsia"/>
        </w:rPr>
        <w:t>第一个文件不是说</w:t>
      </w:r>
      <w:r>
        <w:rPr>
          <w:rFonts w:hint="eastAsia"/>
        </w:rPr>
        <w:t>aaz</w:t>
      </w:r>
      <w:r>
        <w:t>257</w:t>
      </w:r>
      <w:r>
        <w:t>么？</w:t>
      </w:r>
    </w:p>
    <w:p w14:paraId="3840DBAF" w14:textId="6FACEBA0" w:rsidR="006965B1" w:rsidRDefault="006965B1">
      <w:pPr>
        <w:pStyle w:val="aa"/>
      </w:pPr>
      <w:r>
        <w:t>有毒！！！</w:t>
      </w:r>
    </w:p>
  </w:comment>
  <w:comment w:id="21" w:author="石栋" w:date="2024-05-18T16:07:00Z" w:initials="SD">
    <w:p w14:paraId="57D83F1A" w14:textId="635D64D5" w:rsidR="006965B1" w:rsidRDefault="006965B1">
      <w:pPr>
        <w:pStyle w:val="aa"/>
      </w:pPr>
      <w:r>
        <w:rPr>
          <w:rStyle w:val="a9"/>
        </w:rPr>
        <w:annotationRef/>
      </w:r>
      <w:r>
        <w:t>应该是没有</w:t>
      </w:r>
      <w:r>
        <w:t>IC10</w:t>
      </w:r>
      <w:r>
        <w:t>，但是有</w:t>
      </w:r>
      <w:r>
        <w:t xml:space="preserve">IC10A1 </w:t>
      </w:r>
    </w:p>
  </w:comment>
  <w:comment w:id="22" w:author="石栋" w:date="2024-05-18T16:08:00Z" w:initials="SD">
    <w:p w14:paraId="42AADD98" w14:textId="2465EFCC" w:rsidR="006965B1" w:rsidRDefault="006965B1">
      <w:pPr>
        <w:pStyle w:val="aa"/>
      </w:pPr>
      <w:r>
        <w:rPr>
          <w:rStyle w:val="a9"/>
        </w:rPr>
        <w:annotationRef/>
      </w:r>
      <w:r>
        <w:rPr>
          <w:rFonts w:hint="eastAsia"/>
        </w:rPr>
        <w:t>1</w:t>
      </w:r>
      <w:r>
        <w:t>80</w:t>
      </w:r>
      <w:r>
        <w:t>怎么生成？？</w:t>
      </w:r>
    </w:p>
  </w:comment>
  <w:comment w:id="24" w:author="石栋" w:date="2024-05-18T16:10:00Z" w:initials="SD">
    <w:p w14:paraId="75AD3594" w14:textId="12F4BB28" w:rsidR="006965B1" w:rsidRDefault="006965B1">
      <w:pPr>
        <w:pStyle w:val="aa"/>
      </w:pPr>
      <w:r>
        <w:rPr>
          <w:rStyle w:val="a9"/>
        </w:rPr>
        <w:annotationRef/>
      </w:r>
      <w:r>
        <w:t>救命啊</w:t>
      </w:r>
      <w:proofErr w:type="gramStart"/>
      <w:r>
        <w:t>何为主</w:t>
      </w:r>
      <w:proofErr w:type="gramEnd"/>
      <w:r>
        <w:t>事件何为辅事件。。。</w:t>
      </w:r>
    </w:p>
  </w:comment>
  <w:comment w:id="25" w:author="石栋" w:date="2024-05-18T16:11:00Z" w:initials="SD">
    <w:p w14:paraId="34CE7164" w14:textId="35B31869" w:rsidR="006965B1" w:rsidRDefault="006965B1">
      <w:pPr>
        <w:pStyle w:val="aa"/>
      </w:pPr>
      <w:r>
        <w:rPr>
          <w:rStyle w:val="a9"/>
        </w:rPr>
        <w:annotationRef/>
      </w:r>
      <w:r>
        <w:t>我亲爱的佳，你自求多福吧。</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FDA6C90" w15:done="0"/>
  <w15:commentEx w15:paraId="6983A282" w15:done="0"/>
  <w15:commentEx w15:paraId="79FE3907" w15:done="0"/>
  <w15:commentEx w15:paraId="77817839" w15:done="0"/>
  <w15:commentEx w15:paraId="0701BE32" w15:done="0"/>
  <w15:commentEx w15:paraId="0E4003BD" w15:done="0"/>
  <w15:commentEx w15:paraId="28DEBFA6" w15:done="0"/>
  <w15:commentEx w15:paraId="3840DBAF" w15:done="0"/>
  <w15:commentEx w15:paraId="57D83F1A" w15:done="0"/>
  <w15:commentEx w15:paraId="42AADD98" w15:done="0"/>
  <w15:commentEx w15:paraId="75AD3594" w15:done="0"/>
  <w15:commentEx w15:paraId="34CE716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154EC1" w14:textId="77777777" w:rsidR="00C416BF" w:rsidRDefault="00C416BF">
      <w:r>
        <w:separator/>
      </w:r>
    </w:p>
  </w:endnote>
  <w:endnote w:type="continuationSeparator" w:id="0">
    <w:p w14:paraId="78EC96B7" w14:textId="77777777" w:rsidR="00C416BF" w:rsidRDefault="00C416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35514305"/>
    </w:sdtPr>
    <w:sdtContent>
      <w:sdt>
        <w:sdtPr>
          <w:id w:val="1728636285"/>
        </w:sdtPr>
        <w:sdtContent>
          <w:p w14:paraId="7E8F1F7A" w14:textId="77777777" w:rsidR="006965B1" w:rsidRDefault="006965B1">
            <w:pPr>
              <w:pStyle w:val="a3"/>
              <w:jc w:val="center"/>
            </w:pPr>
          </w:p>
          <w:p w14:paraId="53B78514" w14:textId="77777777" w:rsidR="006965B1" w:rsidRDefault="006965B1">
            <w:pPr>
              <w:pStyle w:val="a3"/>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B7657B">
              <w:rPr>
                <w:b/>
                <w:bCs/>
                <w:noProof/>
              </w:rPr>
              <w:t>32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B7657B">
              <w:rPr>
                <w:b/>
                <w:bCs/>
                <w:noProof/>
              </w:rPr>
              <w:t>34</w:t>
            </w:r>
            <w:r>
              <w:rPr>
                <w:b/>
                <w:bCs/>
                <w:sz w:val="24"/>
                <w:szCs w:val="24"/>
              </w:rPr>
              <w:fldChar w:fldCharType="end"/>
            </w:r>
          </w:p>
        </w:sdtContent>
      </w:sdt>
    </w:sdtContent>
  </w:sdt>
  <w:p w14:paraId="4279308C" w14:textId="77777777" w:rsidR="006965B1" w:rsidRDefault="006965B1">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3A2FC49" w14:textId="77777777" w:rsidR="00C416BF" w:rsidRDefault="00C416BF">
      <w:r>
        <w:separator/>
      </w:r>
    </w:p>
  </w:footnote>
  <w:footnote w:type="continuationSeparator" w:id="0">
    <w:p w14:paraId="133F59BA" w14:textId="77777777" w:rsidR="00C416BF" w:rsidRDefault="00C416B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C03FCFAB"/>
    <w:multiLevelType w:val="singleLevel"/>
    <w:tmpl w:val="C03FCFAB"/>
    <w:lvl w:ilvl="0">
      <w:start w:val="1"/>
      <w:numFmt w:val="decimal"/>
      <w:lvlText w:val="%1."/>
      <w:lvlJc w:val="left"/>
      <w:pPr>
        <w:tabs>
          <w:tab w:val="left" w:pos="312"/>
        </w:tabs>
      </w:pPr>
    </w:lvl>
  </w:abstractNum>
  <w:abstractNum w:abstractNumId="1" w15:restartNumberingAfterBreak="0">
    <w:nsid w:val="D89159F9"/>
    <w:multiLevelType w:val="singleLevel"/>
    <w:tmpl w:val="D89159F9"/>
    <w:lvl w:ilvl="0">
      <w:start w:val="1"/>
      <w:numFmt w:val="decimal"/>
      <w:lvlText w:val="%1."/>
      <w:lvlJc w:val="left"/>
      <w:pPr>
        <w:tabs>
          <w:tab w:val="left" w:pos="312"/>
        </w:tabs>
      </w:pPr>
    </w:lvl>
  </w:abstractNum>
  <w:abstractNum w:abstractNumId="2" w15:restartNumberingAfterBreak="0">
    <w:nsid w:val="3684BCE3"/>
    <w:multiLevelType w:val="singleLevel"/>
    <w:tmpl w:val="3684BCE3"/>
    <w:lvl w:ilvl="0">
      <w:start w:val="1"/>
      <w:numFmt w:val="decimal"/>
      <w:lvlText w:val="%1."/>
      <w:lvlJc w:val="left"/>
      <w:pPr>
        <w:tabs>
          <w:tab w:val="left" w:pos="312"/>
        </w:tabs>
      </w:pPr>
    </w:lvl>
  </w:abstractNum>
  <w:abstractNum w:abstractNumId="3" w15:restartNumberingAfterBreak="0">
    <w:nsid w:val="3FD88168"/>
    <w:multiLevelType w:val="singleLevel"/>
    <w:tmpl w:val="3FD88168"/>
    <w:lvl w:ilvl="0">
      <w:start w:val="1"/>
      <w:numFmt w:val="decimal"/>
      <w:lvlText w:val="%1."/>
      <w:lvlJc w:val="left"/>
      <w:pPr>
        <w:tabs>
          <w:tab w:val="left" w:pos="312"/>
        </w:tabs>
      </w:pPr>
    </w:lvl>
  </w:abstractNum>
  <w:abstractNum w:abstractNumId="4" w15:restartNumberingAfterBreak="0">
    <w:nsid w:val="469A96EF"/>
    <w:multiLevelType w:val="singleLevel"/>
    <w:tmpl w:val="469A96EF"/>
    <w:lvl w:ilvl="0">
      <w:start w:val="2"/>
      <w:numFmt w:val="chineseCounting"/>
      <w:suff w:val="nothing"/>
      <w:lvlText w:val="%1、"/>
      <w:lvlJc w:val="left"/>
      <w:rPr>
        <w:rFonts w:hint="eastAsia"/>
      </w:rPr>
    </w:lvl>
  </w:abstractNum>
  <w:abstractNum w:abstractNumId="5" w15:restartNumberingAfterBreak="0">
    <w:nsid w:val="54622B80"/>
    <w:multiLevelType w:val="singleLevel"/>
    <w:tmpl w:val="54622B80"/>
    <w:lvl w:ilvl="0">
      <w:start w:val="1"/>
      <w:numFmt w:val="decimal"/>
      <w:lvlText w:val="%1."/>
      <w:lvlJc w:val="left"/>
      <w:pPr>
        <w:tabs>
          <w:tab w:val="left" w:pos="312"/>
        </w:tabs>
      </w:pPr>
    </w:lvl>
  </w:abstractNum>
  <w:num w:numId="1">
    <w:abstractNumId w:val="4"/>
  </w:num>
  <w:num w:numId="2">
    <w:abstractNumId w:val="2"/>
  </w:num>
  <w:num w:numId="3">
    <w:abstractNumId w:val="1"/>
  </w:num>
  <w:num w:numId="4">
    <w:abstractNumId w:val="5"/>
  </w:num>
  <w:num w:numId="5">
    <w:abstractNumId w:val="3"/>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石栋">
    <w15:presenceInfo w15:providerId="None" w15:userId="石栋"/>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bordersDoNotSurroundHeader/>
  <w:bordersDoNotSurroundFooter/>
  <w:proofState w:grammar="clean"/>
  <w:defaultTabStop w:val="4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Q1YWEzMGU0MmIzMDgwZDZmOTdiMzIzOTM1ZGEwZjkifQ=="/>
  </w:docVars>
  <w:rsids>
    <w:rsidRoot w:val="003F2D07"/>
    <w:rsid w:val="000146B4"/>
    <w:rsid w:val="00015A43"/>
    <w:rsid w:val="00022F22"/>
    <w:rsid w:val="00033E3A"/>
    <w:rsid w:val="00035C4E"/>
    <w:rsid w:val="00036389"/>
    <w:rsid w:val="00040B54"/>
    <w:rsid w:val="00053DD3"/>
    <w:rsid w:val="000559FB"/>
    <w:rsid w:val="000575D4"/>
    <w:rsid w:val="000646CC"/>
    <w:rsid w:val="00080213"/>
    <w:rsid w:val="00080A45"/>
    <w:rsid w:val="00084980"/>
    <w:rsid w:val="00090E7C"/>
    <w:rsid w:val="00097694"/>
    <w:rsid w:val="000A1291"/>
    <w:rsid w:val="000B0731"/>
    <w:rsid w:val="000B0F8F"/>
    <w:rsid w:val="000C4E5B"/>
    <w:rsid w:val="000C6350"/>
    <w:rsid w:val="000C6555"/>
    <w:rsid w:val="000C7200"/>
    <w:rsid w:val="000D0A7F"/>
    <w:rsid w:val="000D446D"/>
    <w:rsid w:val="000F229F"/>
    <w:rsid w:val="000F3787"/>
    <w:rsid w:val="000F534D"/>
    <w:rsid w:val="00100AF8"/>
    <w:rsid w:val="001018D2"/>
    <w:rsid w:val="001178A7"/>
    <w:rsid w:val="0012225D"/>
    <w:rsid w:val="001235CE"/>
    <w:rsid w:val="001309F5"/>
    <w:rsid w:val="001358EB"/>
    <w:rsid w:val="001433AD"/>
    <w:rsid w:val="001546AE"/>
    <w:rsid w:val="001572D6"/>
    <w:rsid w:val="00166CF2"/>
    <w:rsid w:val="0017631B"/>
    <w:rsid w:val="0018116C"/>
    <w:rsid w:val="00183D2B"/>
    <w:rsid w:val="00184077"/>
    <w:rsid w:val="001A3DF1"/>
    <w:rsid w:val="001B510F"/>
    <w:rsid w:val="001C09C4"/>
    <w:rsid w:val="001C2CDE"/>
    <w:rsid w:val="001D0890"/>
    <w:rsid w:val="001F3089"/>
    <w:rsid w:val="001F7A2E"/>
    <w:rsid w:val="002069C6"/>
    <w:rsid w:val="00206BF3"/>
    <w:rsid w:val="00213AAD"/>
    <w:rsid w:val="002224E6"/>
    <w:rsid w:val="002227C4"/>
    <w:rsid w:val="002356FF"/>
    <w:rsid w:val="002371A3"/>
    <w:rsid w:val="00245FBF"/>
    <w:rsid w:val="002529B1"/>
    <w:rsid w:val="00277F5A"/>
    <w:rsid w:val="00293C81"/>
    <w:rsid w:val="00295B27"/>
    <w:rsid w:val="00297D66"/>
    <w:rsid w:val="002B0232"/>
    <w:rsid w:val="002B1D31"/>
    <w:rsid w:val="002B5E82"/>
    <w:rsid w:val="002B68FA"/>
    <w:rsid w:val="002C0A84"/>
    <w:rsid w:val="002C0BBD"/>
    <w:rsid w:val="002F39DF"/>
    <w:rsid w:val="002F5395"/>
    <w:rsid w:val="002F55CF"/>
    <w:rsid w:val="0030425F"/>
    <w:rsid w:val="0030547B"/>
    <w:rsid w:val="00307E9E"/>
    <w:rsid w:val="00310A32"/>
    <w:rsid w:val="00320DFA"/>
    <w:rsid w:val="00334330"/>
    <w:rsid w:val="0033434A"/>
    <w:rsid w:val="00334D56"/>
    <w:rsid w:val="00342353"/>
    <w:rsid w:val="00350423"/>
    <w:rsid w:val="0035167B"/>
    <w:rsid w:val="00357634"/>
    <w:rsid w:val="003904A9"/>
    <w:rsid w:val="00391F2E"/>
    <w:rsid w:val="003B0C83"/>
    <w:rsid w:val="003C2D0B"/>
    <w:rsid w:val="003D1720"/>
    <w:rsid w:val="003D35A5"/>
    <w:rsid w:val="003E46D4"/>
    <w:rsid w:val="003E740B"/>
    <w:rsid w:val="003F2D07"/>
    <w:rsid w:val="00407357"/>
    <w:rsid w:val="00410062"/>
    <w:rsid w:val="0041380E"/>
    <w:rsid w:val="00413B3A"/>
    <w:rsid w:val="004231E8"/>
    <w:rsid w:val="00434078"/>
    <w:rsid w:val="004411FF"/>
    <w:rsid w:val="00441B2C"/>
    <w:rsid w:val="00455F52"/>
    <w:rsid w:val="0047329C"/>
    <w:rsid w:val="004A0FC9"/>
    <w:rsid w:val="004D1CB6"/>
    <w:rsid w:val="00531260"/>
    <w:rsid w:val="00544FB8"/>
    <w:rsid w:val="005474DD"/>
    <w:rsid w:val="00547560"/>
    <w:rsid w:val="00547651"/>
    <w:rsid w:val="005476BD"/>
    <w:rsid w:val="00547B46"/>
    <w:rsid w:val="00553DD4"/>
    <w:rsid w:val="005621B8"/>
    <w:rsid w:val="00564D76"/>
    <w:rsid w:val="00571471"/>
    <w:rsid w:val="00580E37"/>
    <w:rsid w:val="00592D29"/>
    <w:rsid w:val="0059772D"/>
    <w:rsid w:val="005A476D"/>
    <w:rsid w:val="005B3602"/>
    <w:rsid w:val="005C5855"/>
    <w:rsid w:val="005D68EF"/>
    <w:rsid w:val="005F0A97"/>
    <w:rsid w:val="005F2C96"/>
    <w:rsid w:val="005F6DD4"/>
    <w:rsid w:val="0060022D"/>
    <w:rsid w:val="00633ED6"/>
    <w:rsid w:val="00636098"/>
    <w:rsid w:val="00636345"/>
    <w:rsid w:val="0065247C"/>
    <w:rsid w:val="0065274E"/>
    <w:rsid w:val="00671305"/>
    <w:rsid w:val="006764D7"/>
    <w:rsid w:val="006769FA"/>
    <w:rsid w:val="006965B1"/>
    <w:rsid w:val="006B360D"/>
    <w:rsid w:val="006C57EA"/>
    <w:rsid w:val="006C5BA7"/>
    <w:rsid w:val="006E2EB7"/>
    <w:rsid w:val="006E3730"/>
    <w:rsid w:val="006F0440"/>
    <w:rsid w:val="006F33F7"/>
    <w:rsid w:val="006F441F"/>
    <w:rsid w:val="00702C6A"/>
    <w:rsid w:val="007113AA"/>
    <w:rsid w:val="007157A3"/>
    <w:rsid w:val="00715EAF"/>
    <w:rsid w:val="00722604"/>
    <w:rsid w:val="00722685"/>
    <w:rsid w:val="00723E6E"/>
    <w:rsid w:val="00724565"/>
    <w:rsid w:val="00727A74"/>
    <w:rsid w:val="00732572"/>
    <w:rsid w:val="00733315"/>
    <w:rsid w:val="007339B5"/>
    <w:rsid w:val="007343B8"/>
    <w:rsid w:val="007376EE"/>
    <w:rsid w:val="00744554"/>
    <w:rsid w:val="007527BB"/>
    <w:rsid w:val="00757507"/>
    <w:rsid w:val="00763236"/>
    <w:rsid w:val="00763293"/>
    <w:rsid w:val="00777457"/>
    <w:rsid w:val="0078711B"/>
    <w:rsid w:val="007A0A92"/>
    <w:rsid w:val="007A10FF"/>
    <w:rsid w:val="007A2B7F"/>
    <w:rsid w:val="007A6101"/>
    <w:rsid w:val="007B275C"/>
    <w:rsid w:val="007B3E93"/>
    <w:rsid w:val="007C14FB"/>
    <w:rsid w:val="007D0399"/>
    <w:rsid w:val="007E3B4D"/>
    <w:rsid w:val="007F3360"/>
    <w:rsid w:val="007F49F0"/>
    <w:rsid w:val="00800987"/>
    <w:rsid w:val="00807A26"/>
    <w:rsid w:val="008242CE"/>
    <w:rsid w:val="008532F3"/>
    <w:rsid w:val="008657EF"/>
    <w:rsid w:val="00882E88"/>
    <w:rsid w:val="00884389"/>
    <w:rsid w:val="00884941"/>
    <w:rsid w:val="008863D6"/>
    <w:rsid w:val="008A04DB"/>
    <w:rsid w:val="008B61E6"/>
    <w:rsid w:val="008B6A9F"/>
    <w:rsid w:val="008C70ED"/>
    <w:rsid w:val="008D5686"/>
    <w:rsid w:val="008E4059"/>
    <w:rsid w:val="008E7A12"/>
    <w:rsid w:val="008F34BD"/>
    <w:rsid w:val="009000C9"/>
    <w:rsid w:val="009020FE"/>
    <w:rsid w:val="009038C4"/>
    <w:rsid w:val="00916743"/>
    <w:rsid w:val="00920027"/>
    <w:rsid w:val="0092357E"/>
    <w:rsid w:val="0093180F"/>
    <w:rsid w:val="00947872"/>
    <w:rsid w:val="00950638"/>
    <w:rsid w:val="00955AE7"/>
    <w:rsid w:val="00955E2A"/>
    <w:rsid w:val="009646D1"/>
    <w:rsid w:val="009A2699"/>
    <w:rsid w:val="009A607E"/>
    <w:rsid w:val="009B1448"/>
    <w:rsid w:val="009B212F"/>
    <w:rsid w:val="009C156C"/>
    <w:rsid w:val="009C19BB"/>
    <w:rsid w:val="009E1126"/>
    <w:rsid w:val="00A12D97"/>
    <w:rsid w:val="00A170B5"/>
    <w:rsid w:val="00A2290B"/>
    <w:rsid w:val="00A2412A"/>
    <w:rsid w:val="00A27701"/>
    <w:rsid w:val="00A32CC7"/>
    <w:rsid w:val="00A35244"/>
    <w:rsid w:val="00A42341"/>
    <w:rsid w:val="00A466E9"/>
    <w:rsid w:val="00A51A33"/>
    <w:rsid w:val="00A94D46"/>
    <w:rsid w:val="00AC7F57"/>
    <w:rsid w:val="00AE0BF2"/>
    <w:rsid w:val="00AE20A7"/>
    <w:rsid w:val="00AE2DE8"/>
    <w:rsid w:val="00AF627E"/>
    <w:rsid w:val="00B03C5A"/>
    <w:rsid w:val="00B0773E"/>
    <w:rsid w:val="00B13BF8"/>
    <w:rsid w:val="00B1408F"/>
    <w:rsid w:val="00B220D3"/>
    <w:rsid w:val="00B57FE1"/>
    <w:rsid w:val="00B63AEC"/>
    <w:rsid w:val="00B7625E"/>
    <w:rsid w:val="00B7657B"/>
    <w:rsid w:val="00B772DF"/>
    <w:rsid w:val="00B8274C"/>
    <w:rsid w:val="00B86588"/>
    <w:rsid w:val="00B86BD6"/>
    <w:rsid w:val="00B979B2"/>
    <w:rsid w:val="00B97BAA"/>
    <w:rsid w:val="00BA6063"/>
    <w:rsid w:val="00BB5664"/>
    <w:rsid w:val="00BB6AAA"/>
    <w:rsid w:val="00BB7BE1"/>
    <w:rsid w:val="00BC12CC"/>
    <w:rsid w:val="00BC4EF1"/>
    <w:rsid w:val="00BC6E65"/>
    <w:rsid w:val="00BC7899"/>
    <w:rsid w:val="00BD2D38"/>
    <w:rsid w:val="00BE783A"/>
    <w:rsid w:val="00BF4AA5"/>
    <w:rsid w:val="00BF5A95"/>
    <w:rsid w:val="00C00515"/>
    <w:rsid w:val="00C05755"/>
    <w:rsid w:val="00C365CF"/>
    <w:rsid w:val="00C41077"/>
    <w:rsid w:val="00C416BF"/>
    <w:rsid w:val="00C5399F"/>
    <w:rsid w:val="00C54D71"/>
    <w:rsid w:val="00C75403"/>
    <w:rsid w:val="00C76F7A"/>
    <w:rsid w:val="00C92EB5"/>
    <w:rsid w:val="00C96A4F"/>
    <w:rsid w:val="00CA3119"/>
    <w:rsid w:val="00CB0ACB"/>
    <w:rsid w:val="00CB3002"/>
    <w:rsid w:val="00CB57DE"/>
    <w:rsid w:val="00CC0B0D"/>
    <w:rsid w:val="00CC7041"/>
    <w:rsid w:val="00CC79C3"/>
    <w:rsid w:val="00CD1E9C"/>
    <w:rsid w:val="00CE06EB"/>
    <w:rsid w:val="00CE62E5"/>
    <w:rsid w:val="00CE7F85"/>
    <w:rsid w:val="00D16153"/>
    <w:rsid w:val="00D21B94"/>
    <w:rsid w:val="00D238E3"/>
    <w:rsid w:val="00D30703"/>
    <w:rsid w:val="00D35129"/>
    <w:rsid w:val="00D47470"/>
    <w:rsid w:val="00D51C8E"/>
    <w:rsid w:val="00D53484"/>
    <w:rsid w:val="00D7754A"/>
    <w:rsid w:val="00DB28E2"/>
    <w:rsid w:val="00DB7E70"/>
    <w:rsid w:val="00DC4A67"/>
    <w:rsid w:val="00DE508C"/>
    <w:rsid w:val="00DE5586"/>
    <w:rsid w:val="00DE72B1"/>
    <w:rsid w:val="00DF0F09"/>
    <w:rsid w:val="00DF5941"/>
    <w:rsid w:val="00E0056A"/>
    <w:rsid w:val="00E02D82"/>
    <w:rsid w:val="00E104BA"/>
    <w:rsid w:val="00E21759"/>
    <w:rsid w:val="00E75E48"/>
    <w:rsid w:val="00E94FE6"/>
    <w:rsid w:val="00EB46C7"/>
    <w:rsid w:val="00EB700F"/>
    <w:rsid w:val="00EC47ED"/>
    <w:rsid w:val="00ED03EC"/>
    <w:rsid w:val="00ED7925"/>
    <w:rsid w:val="00ED7DFC"/>
    <w:rsid w:val="00EE5791"/>
    <w:rsid w:val="00EE7F0E"/>
    <w:rsid w:val="00EF3C66"/>
    <w:rsid w:val="00F02B73"/>
    <w:rsid w:val="00F0450D"/>
    <w:rsid w:val="00F11AD9"/>
    <w:rsid w:val="00F33882"/>
    <w:rsid w:val="00F45253"/>
    <w:rsid w:val="00F47A99"/>
    <w:rsid w:val="00F47B66"/>
    <w:rsid w:val="00F537CE"/>
    <w:rsid w:val="00F55301"/>
    <w:rsid w:val="00F55315"/>
    <w:rsid w:val="00F613CB"/>
    <w:rsid w:val="00F64F4A"/>
    <w:rsid w:val="00F7399D"/>
    <w:rsid w:val="00F90259"/>
    <w:rsid w:val="00F9740E"/>
    <w:rsid w:val="00FA49C2"/>
    <w:rsid w:val="00FC61AA"/>
    <w:rsid w:val="00FD6D0F"/>
    <w:rsid w:val="00FE158D"/>
    <w:rsid w:val="00FE618A"/>
    <w:rsid w:val="00FF13A6"/>
    <w:rsid w:val="00FF4B8A"/>
    <w:rsid w:val="05940AC6"/>
    <w:rsid w:val="062A6649"/>
    <w:rsid w:val="07AF1BE8"/>
    <w:rsid w:val="0E1A1D85"/>
    <w:rsid w:val="10D25959"/>
    <w:rsid w:val="11F823DD"/>
    <w:rsid w:val="1A6067E5"/>
    <w:rsid w:val="1BF25D79"/>
    <w:rsid w:val="1F4F603D"/>
    <w:rsid w:val="21843D08"/>
    <w:rsid w:val="242F4522"/>
    <w:rsid w:val="24B16B47"/>
    <w:rsid w:val="26336847"/>
    <w:rsid w:val="276F4A98"/>
    <w:rsid w:val="2E1343CF"/>
    <w:rsid w:val="3C676D49"/>
    <w:rsid w:val="3DF34FDA"/>
    <w:rsid w:val="3FFA7A97"/>
    <w:rsid w:val="40280A5A"/>
    <w:rsid w:val="40896AEB"/>
    <w:rsid w:val="409A7402"/>
    <w:rsid w:val="41C537DA"/>
    <w:rsid w:val="4A5D7631"/>
    <w:rsid w:val="56B57916"/>
    <w:rsid w:val="5B6E69E9"/>
    <w:rsid w:val="60C2211C"/>
    <w:rsid w:val="611E1C5D"/>
    <w:rsid w:val="65887554"/>
    <w:rsid w:val="7A3A03E4"/>
    <w:rsid w:val="7AF366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18E5A0"/>
  <w15:docId w15:val="{85CE777D-6AB3-4408-BC09-7E2CCED6D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32CC7"/>
    <w:pPr>
      <w:widowControl w:val="0"/>
      <w:jc w:val="both"/>
    </w:pPr>
    <w:rPr>
      <w:rFonts w:asciiTheme="minorHAnsi" w:hAnsiTheme="minorHAnsi" w:cstheme="minorBidi"/>
      <w:kern w:val="2"/>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qFormat/>
    <w:pPr>
      <w:tabs>
        <w:tab w:val="center" w:pos="4153"/>
        <w:tab w:val="right" w:pos="8306"/>
      </w:tabs>
      <w:snapToGrid w:val="0"/>
      <w:jc w:val="left"/>
    </w:pPr>
    <w:rPr>
      <w:sz w:val="18"/>
      <w:szCs w:val="18"/>
    </w:rPr>
  </w:style>
  <w:style w:type="paragraph" w:styleId="a4">
    <w:name w:val="header"/>
    <w:basedOn w:val="a"/>
    <w:link w:val="Char0"/>
    <w:uiPriority w:val="99"/>
    <w:unhideWhenUsed/>
    <w:qFormat/>
    <w:pPr>
      <w:pBdr>
        <w:bottom w:val="single" w:sz="6" w:space="1" w:color="auto"/>
      </w:pBdr>
      <w:tabs>
        <w:tab w:val="center" w:pos="4153"/>
        <w:tab w:val="right" w:pos="8306"/>
      </w:tabs>
      <w:snapToGrid w:val="0"/>
      <w:jc w:val="center"/>
    </w:pPr>
    <w:rPr>
      <w:sz w:val="18"/>
      <w:szCs w:val="18"/>
    </w:rPr>
  </w:style>
  <w:style w:type="paragraph" w:styleId="a5">
    <w:name w:val="Title"/>
    <w:uiPriority w:val="10"/>
    <w:qFormat/>
    <w:pPr>
      <w:outlineLvl w:val="1"/>
    </w:pPr>
    <w:rPr>
      <w:rFonts w:asciiTheme="minorHAnsi" w:eastAsiaTheme="minorEastAsia" w:hAnsiTheme="minorHAnsi" w:cstheme="minorBidi"/>
      <w:kern w:val="2"/>
      <w:sz w:val="21"/>
      <w:szCs w:val="22"/>
    </w:rPr>
  </w:style>
  <w:style w:type="table" w:styleId="a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标题1"/>
    <w:uiPriority w:val="1"/>
    <w:unhideWhenUsed/>
    <w:qFormat/>
    <w:rsid w:val="00F0450D"/>
    <w:pPr>
      <w:outlineLvl w:val="1"/>
    </w:pPr>
    <w:rPr>
      <w:rFonts w:asciiTheme="minorHAnsi" w:hAnsiTheme="minorHAnsi" w:cstheme="minorBidi"/>
      <w:b/>
      <w:kern w:val="2"/>
      <w:sz w:val="30"/>
      <w:szCs w:val="22"/>
    </w:rPr>
  </w:style>
  <w:style w:type="paragraph" w:customStyle="1" w:styleId="2">
    <w:name w:val="标题2"/>
    <w:uiPriority w:val="2"/>
    <w:unhideWhenUsed/>
    <w:qFormat/>
    <w:pPr>
      <w:outlineLvl w:val="2"/>
    </w:pPr>
    <w:rPr>
      <w:rFonts w:asciiTheme="minorHAnsi" w:eastAsiaTheme="minorEastAsia" w:hAnsiTheme="minorHAnsi" w:cstheme="minorBidi"/>
      <w:kern w:val="2"/>
      <w:sz w:val="21"/>
      <w:szCs w:val="22"/>
    </w:rPr>
  </w:style>
  <w:style w:type="paragraph" w:customStyle="1" w:styleId="3">
    <w:name w:val="标题3"/>
    <w:uiPriority w:val="3"/>
    <w:unhideWhenUsed/>
    <w:qFormat/>
    <w:pPr>
      <w:outlineLvl w:val="3"/>
    </w:pPr>
    <w:rPr>
      <w:rFonts w:asciiTheme="minorHAnsi" w:eastAsiaTheme="minorEastAsia" w:hAnsiTheme="minorHAnsi" w:cstheme="minorBidi"/>
      <w:kern w:val="2"/>
      <w:sz w:val="21"/>
      <w:szCs w:val="22"/>
    </w:rPr>
  </w:style>
  <w:style w:type="paragraph" w:customStyle="1" w:styleId="4">
    <w:name w:val="标题4"/>
    <w:uiPriority w:val="4"/>
    <w:unhideWhenUsed/>
    <w:qFormat/>
    <w:pPr>
      <w:outlineLvl w:val="4"/>
    </w:pPr>
    <w:rPr>
      <w:rFonts w:asciiTheme="minorHAnsi" w:eastAsiaTheme="minorEastAsia" w:hAnsiTheme="minorHAnsi" w:cstheme="minorBidi"/>
      <w:kern w:val="2"/>
      <w:sz w:val="21"/>
      <w:szCs w:val="22"/>
    </w:rPr>
  </w:style>
  <w:style w:type="character" w:customStyle="1" w:styleId="Char0">
    <w:name w:val="页眉 Char"/>
    <w:basedOn w:val="a0"/>
    <w:link w:val="a4"/>
    <w:uiPriority w:val="99"/>
    <w:qFormat/>
    <w:rPr>
      <w:sz w:val="18"/>
      <w:szCs w:val="18"/>
    </w:rPr>
  </w:style>
  <w:style w:type="character" w:customStyle="1" w:styleId="Char">
    <w:name w:val="页脚 Char"/>
    <w:basedOn w:val="a0"/>
    <w:link w:val="a3"/>
    <w:uiPriority w:val="99"/>
    <w:qFormat/>
    <w:rPr>
      <w:sz w:val="18"/>
      <w:szCs w:val="18"/>
    </w:rPr>
  </w:style>
  <w:style w:type="character" w:customStyle="1" w:styleId="fontstyle01">
    <w:name w:val="fontstyle01"/>
    <w:basedOn w:val="a0"/>
    <w:qFormat/>
    <w:rPr>
      <w:rFonts w:ascii="宋体" w:eastAsia="宋体" w:hAnsi="宋体" w:hint="eastAsia"/>
      <w:color w:val="000000"/>
      <w:sz w:val="32"/>
      <w:szCs w:val="32"/>
    </w:rPr>
  </w:style>
  <w:style w:type="paragraph" w:customStyle="1" w:styleId="10">
    <w:name w:val="修订1"/>
    <w:hidden/>
    <w:uiPriority w:val="99"/>
    <w:semiHidden/>
    <w:qFormat/>
    <w:rPr>
      <w:rFonts w:asciiTheme="minorHAnsi" w:eastAsiaTheme="minorEastAsia" w:hAnsiTheme="minorHAnsi" w:cstheme="minorBidi"/>
      <w:kern w:val="2"/>
      <w:sz w:val="21"/>
      <w:szCs w:val="22"/>
    </w:rPr>
  </w:style>
  <w:style w:type="paragraph" w:styleId="a7">
    <w:name w:val="List Paragraph"/>
    <w:basedOn w:val="a"/>
    <w:uiPriority w:val="34"/>
    <w:qFormat/>
    <w:pPr>
      <w:ind w:firstLineChars="200" w:firstLine="420"/>
    </w:pPr>
  </w:style>
  <w:style w:type="paragraph" w:customStyle="1" w:styleId="20">
    <w:name w:val="修订2"/>
    <w:hidden/>
    <w:uiPriority w:val="99"/>
    <w:unhideWhenUsed/>
    <w:qFormat/>
    <w:rPr>
      <w:rFonts w:asciiTheme="minorHAnsi" w:eastAsiaTheme="minorEastAsia" w:hAnsiTheme="minorHAnsi" w:cstheme="minorBidi"/>
      <w:kern w:val="2"/>
      <w:sz w:val="21"/>
      <w:szCs w:val="22"/>
    </w:rPr>
  </w:style>
  <w:style w:type="paragraph" w:styleId="a8">
    <w:name w:val="Balloon Text"/>
    <w:basedOn w:val="a"/>
    <w:link w:val="Char1"/>
    <w:uiPriority w:val="99"/>
    <w:semiHidden/>
    <w:unhideWhenUsed/>
    <w:rsid w:val="0041380E"/>
    <w:rPr>
      <w:sz w:val="18"/>
      <w:szCs w:val="18"/>
    </w:rPr>
  </w:style>
  <w:style w:type="character" w:customStyle="1" w:styleId="Char1">
    <w:name w:val="批注框文本 Char"/>
    <w:basedOn w:val="a0"/>
    <w:link w:val="a8"/>
    <w:uiPriority w:val="99"/>
    <w:semiHidden/>
    <w:rsid w:val="0041380E"/>
    <w:rPr>
      <w:rFonts w:asciiTheme="minorHAnsi" w:hAnsiTheme="minorHAnsi" w:cstheme="minorBidi"/>
      <w:kern w:val="2"/>
      <w:sz w:val="18"/>
      <w:szCs w:val="18"/>
    </w:rPr>
  </w:style>
  <w:style w:type="character" w:styleId="a9">
    <w:name w:val="annotation reference"/>
    <w:basedOn w:val="a0"/>
    <w:uiPriority w:val="99"/>
    <w:semiHidden/>
    <w:unhideWhenUsed/>
    <w:rsid w:val="00D16153"/>
    <w:rPr>
      <w:sz w:val="21"/>
      <w:szCs w:val="21"/>
    </w:rPr>
  </w:style>
  <w:style w:type="paragraph" w:styleId="aa">
    <w:name w:val="annotation text"/>
    <w:basedOn w:val="a"/>
    <w:link w:val="Char2"/>
    <w:uiPriority w:val="99"/>
    <w:semiHidden/>
    <w:unhideWhenUsed/>
    <w:rsid w:val="00D16153"/>
    <w:pPr>
      <w:jc w:val="left"/>
    </w:pPr>
  </w:style>
  <w:style w:type="character" w:customStyle="1" w:styleId="Char2">
    <w:name w:val="批注文字 Char"/>
    <w:basedOn w:val="a0"/>
    <w:link w:val="aa"/>
    <w:uiPriority w:val="99"/>
    <w:semiHidden/>
    <w:rsid w:val="00D16153"/>
    <w:rPr>
      <w:rFonts w:asciiTheme="minorHAnsi" w:hAnsiTheme="minorHAnsi" w:cstheme="minorBidi"/>
      <w:kern w:val="2"/>
      <w:sz w:val="28"/>
      <w:szCs w:val="22"/>
    </w:rPr>
  </w:style>
  <w:style w:type="paragraph" w:styleId="ab">
    <w:name w:val="annotation subject"/>
    <w:basedOn w:val="aa"/>
    <w:next w:val="aa"/>
    <w:link w:val="Char3"/>
    <w:uiPriority w:val="99"/>
    <w:semiHidden/>
    <w:unhideWhenUsed/>
    <w:rsid w:val="00D16153"/>
    <w:rPr>
      <w:b/>
      <w:bCs/>
    </w:rPr>
  </w:style>
  <w:style w:type="character" w:customStyle="1" w:styleId="Char3">
    <w:name w:val="批注主题 Char"/>
    <w:basedOn w:val="Char2"/>
    <w:link w:val="ab"/>
    <w:uiPriority w:val="99"/>
    <w:semiHidden/>
    <w:rsid w:val="00D16153"/>
    <w:rPr>
      <w:rFonts w:asciiTheme="minorHAnsi" w:hAnsiTheme="minorHAnsi" w:cstheme="minorBidi"/>
      <w:b/>
      <w:bCs/>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package" Target="embeddings/Microsoft_Visio___1.vsdx"/><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5.png"/><Relationship Id="rId22"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EE275-039A-4D93-AA16-4314B2E165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474</TotalTime>
  <Pages>34</Pages>
  <Words>2452</Words>
  <Characters>13981</Characters>
  <Application>Microsoft Office Word</Application>
  <DocSecurity>0</DocSecurity>
  <Lines>116</Lines>
  <Paragraphs>32</Paragraphs>
  <ScaleCrop>false</ScaleCrop>
  <Company>Microsoft</Company>
  <LinksUpToDate>false</LinksUpToDate>
  <CharactersWithSpaces>16401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石栋</cp:lastModifiedBy>
  <cp:revision>11</cp:revision>
  <cp:lastPrinted>2023-10-13T01:03:00Z</cp:lastPrinted>
  <dcterms:created xsi:type="dcterms:W3CDTF">2024-03-21T03:04:00Z</dcterms:created>
  <dcterms:modified xsi:type="dcterms:W3CDTF">2024-05-31T10:34:00Z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0700B08254A241B8A07F041D1C9F499C_13</vt:lpwstr>
  </property>
</Properties>
</file>